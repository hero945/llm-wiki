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A8CA4">
      <w:pPr>
        <w:jc w:val="center"/>
        <w:rPr>
          <w:lang w:eastAsia="zh-CN"/>
        </w:rPr>
      </w:pPr>
      <w:r>
        <w:rPr>
          <w:rFonts w:ascii="黑体" w:hAnsi="黑体" w:eastAsia="黑体"/>
          <w:b/>
          <w:sz w:val="32"/>
          <w:lang w:eastAsia="zh-CN"/>
        </w:rPr>
        <w:t>杭州中美华东制药有限公司</w:t>
      </w:r>
    </w:p>
    <w:p w14:paraId="47322155">
      <w:pPr>
        <w:rPr>
          <w:lang w:eastAsia="zh-CN"/>
        </w:rPr>
      </w:pPr>
    </w:p>
    <w:p w14:paraId="693584BB">
      <w:pPr>
        <w:jc w:val="center"/>
        <w:rPr>
          <w:lang w:eastAsia="zh-CN"/>
        </w:rPr>
      </w:pPr>
      <w:r>
        <w:rPr>
          <w:rFonts w:ascii="黑体" w:hAnsi="黑体" w:eastAsia="黑体"/>
          <w:b/>
          <w:sz w:val="36"/>
          <w:lang w:eastAsia="zh-CN"/>
        </w:rPr>
        <w:t>临床研发数据仓库（一期）</w:t>
      </w:r>
    </w:p>
    <w:p w14:paraId="4531E561">
      <w:pPr>
        <w:jc w:val="center"/>
      </w:pPr>
      <w:r>
        <w:rPr>
          <w:rFonts w:ascii="黑体" w:hAnsi="黑体" w:eastAsia="黑体"/>
          <w:b/>
          <w:sz w:val="36"/>
        </w:rPr>
        <w:t>用户需求</w:t>
      </w:r>
    </w:p>
    <w:p w14:paraId="2639A636"/>
    <w:p w14:paraId="0CAA35A5">
      <w:pPr>
        <w:jc w:val="center"/>
      </w:pPr>
      <w:r>
        <w:rPr>
          <w:rFonts w:ascii="Times New Roman" w:hAnsi="Times New Roman" w:eastAsia="Times New Roman"/>
          <w:sz w:val="28"/>
        </w:rPr>
        <w:t>User Requirements Specification (URS)</w:t>
      </w:r>
    </w:p>
    <w:p w14:paraId="78D8AE1D"/>
    <w:p w14:paraId="2B9C9110"/>
    <w:p w14:paraId="3075D653">
      <w:r>
        <w:rPr>
          <w:rFonts w:ascii="黑体" w:hAnsi="黑体" w:eastAsia="黑体"/>
          <w:b/>
          <w:sz w:val="28"/>
        </w:rPr>
        <w:t>批准页</w:t>
      </w:r>
    </w:p>
    <w:tbl>
      <w:tblPr>
        <w:tblStyle w:val="35"/>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1812"/>
        <w:gridCol w:w="1812"/>
        <w:gridCol w:w="1812"/>
      </w:tblGrid>
      <w:tr w14:paraId="783D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624" w:type="dxa"/>
            <w:vAlign w:val="center"/>
          </w:tcPr>
          <w:p w14:paraId="33ABFAE1">
            <w:pPr>
              <w:spacing w:after="0" w:line="240" w:lineRule="auto"/>
              <w:jc w:val="center"/>
            </w:pPr>
            <w:r>
              <w:rPr>
                <w:rFonts w:ascii="宋体" w:hAnsi="宋体" w:eastAsia="宋体"/>
                <w:sz w:val="24"/>
              </w:rPr>
              <w:t>起草人</w:t>
            </w:r>
          </w:p>
        </w:tc>
        <w:tc>
          <w:tcPr>
            <w:tcW w:w="1812" w:type="dxa"/>
            <w:vAlign w:val="center"/>
          </w:tcPr>
          <w:p w14:paraId="67C46393">
            <w:pPr>
              <w:spacing w:after="0" w:line="240" w:lineRule="auto"/>
              <w:jc w:val="center"/>
            </w:pPr>
            <w:r>
              <w:rPr>
                <w:rFonts w:ascii="宋体" w:hAnsi="宋体" w:eastAsia="宋体"/>
                <w:sz w:val="24"/>
              </w:rPr>
              <w:t>部门</w:t>
            </w:r>
          </w:p>
        </w:tc>
        <w:tc>
          <w:tcPr>
            <w:tcW w:w="1812" w:type="dxa"/>
            <w:vAlign w:val="center"/>
          </w:tcPr>
          <w:p w14:paraId="742CF66F">
            <w:pPr>
              <w:spacing w:after="0" w:line="240" w:lineRule="auto"/>
              <w:jc w:val="center"/>
            </w:pPr>
            <w:r>
              <w:rPr>
                <w:rFonts w:ascii="宋体" w:hAnsi="宋体" w:eastAsia="宋体"/>
                <w:sz w:val="24"/>
              </w:rPr>
              <w:t>姓名</w:t>
            </w:r>
          </w:p>
        </w:tc>
        <w:tc>
          <w:tcPr>
            <w:tcW w:w="1812" w:type="dxa"/>
            <w:vAlign w:val="center"/>
          </w:tcPr>
          <w:p w14:paraId="7BF70013">
            <w:pPr>
              <w:spacing w:after="0" w:line="240" w:lineRule="auto"/>
              <w:jc w:val="center"/>
            </w:pPr>
            <w:r>
              <w:rPr>
                <w:rFonts w:ascii="宋体" w:hAnsi="宋体" w:eastAsia="宋体"/>
                <w:sz w:val="24"/>
              </w:rPr>
              <w:t>日期</w:t>
            </w:r>
          </w:p>
        </w:tc>
      </w:tr>
      <w:tr w14:paraId="08BC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3624" w:type="dxa"/>
            <w:vAlign w:val="center"/>
          </w:tcPr>
          <w:p w14:paraId="582E1EC8">
            <w:pPr>
              <w:spacing w:after="0" w:line="240" w:lineRule="auto"/>
              <w:jc w:val="center"/>
            </w:pPr>
          </w:p>
        </w:tc>
        <w:tc>
          <w:tcPr>
            <w:tcW w:w="1812" w:type="dxa"/>
            <w:vAlign w:val="center"/>
          </w:tcPr>
          <w:p w14:paraId="7C5FBBCA">
            <w:pPr>
              <w:spacing w:after="0" w:line="240" w:lineRule="auto"/>
              <w:jc w:val="center"/>
            </w:pPr>
          </w:p>
        </w:tc>
        <w:tc>
          <w:tcPr>
            <w:tcW w:w="1812" w:type="dxa"/>
            <w:vAlign w:val="center"/>
          </w:tcPr>
          <w:p w14:paraId="7FB42C1D">
            <w:pPr>
              <w:spacing w:after="0" w:line="240" w:lineRule="auto"/>
              <w:jc w:val="center"/>
            </w:pPr>
          </w:p>
        </w:tc>
        <w:tc>
          <w:tcPr>
            <w:tcW w:w="1812" w:type="dxa"/>
            <w:vAlign w:val="center"/>
          </w:tcPr>
          <w:p w14:paraId="3E0D5EC7">
            <w:pPr>
              <w:spacing w:after="0" w:line="240" w:lineRule="auto"/>
              <w:jc w:val="center"/>
            </w:pPr>
          </w:p>
        </w:tc>
      </w:tr>
      <w:tr w14:paraId="1851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624" w:type="dxa"/>
            <w:vAlign w:val="center"/>
          </w:tcPr>
          <w:p w14:paraId="52A2F05A">
            <w:pPr>
              <w:spacing w:after="0" w:line="240" w:lineRule="auto"/>
              <w:jc w:val="center"/>
            </w:pPr>
            <w:r>
              <w:rPr>
                <w:rFonts w:ascii="宋体" w:hAnsi="宋体" w:eastAsia="宋体"/>
                <w:sz w:val="24"/>
              </w:rPr>
              <w:t>复核人</w:t>
            </w:r>
          </w:p>
        </w:tc>
        <w:tc>
          <w:tcPr>
            <w:tcW w:w="1812" w:type="dxa"/>
            <w:vAlign w:val="center"/>
          </w:tcPr>
          <w:p w14:paraId="4FEB93A5">
            <w:pPr>
              <w:spacing w:after="0" w:line="240" w:lineRule="auto"/>
              <w:jc w:val="center"/>
            </w:pPr>
            <w:r>
              <w:rPr>
                <w:rFonts w:ascii="宋体" w:hAnsi="宋体" w:eastAsia="宋体"/>
                <w:sz w:val="24"/>
              </w:rPr>
              <w:t>部门</w:t>
            </w:r>
          </w:p>
        </w:tc>
        <w:tc>
          <w:tcPr>
            <w:tcW w:w="1812" w:type="dxa"/>
            <w:vAlign w:val="center"/>
          </w:tcPr>
          <w:p w14:paraId="1B8C10D0">
            <w:pPr>
              <w:spacing w:after="0" w:line="240" w:lineRule="auto"/>
              <w:jc w:val="center"/>
            </w:pPr>
            <w:r>
              <w:rPr>
                <w:rFonts w:ascii="宋体" w:hAnsi="宋体" w:eastAsia="宋体"/>
                <w:sz w:val="24"/>
              </w:rPr>
              <w:t>姓名</w:t>
            </w:r>
          </w:p>
        </w:tc>
        <w:tc>
          <w:tcPr>
            <w:tcW w:w="1812" w:type="dxa"/>
            <w:vAlign w:val="center"/>
          </w:tcPr>
          <w:p w14:paraId="676DB64E">
            <w:pPr>
              <w:spacing w:after="0" w:line="240" w:lineRule="auto"/>
              <w:jc w:val="center"/>
            </w:pPr>
            <w:r>
              <w:rPr>
                <w:rFonts w:ascii="宋体" w:hAnsi="宋体" w:eastAsia="宋体"/>
                <w:sz w:val="24"/>
              </w:rPr>
              <w:t>日期</w:t>
            </w:r>
          </w:p>
        </w:tc>
      </w:tr>
      <w:tr w14:paraId="5163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3624" w:type="dxa"/>
            <w:vAlign w:val="center"/>
          </w:tcPr>
          <w:p w14:paraId="0939DA78">
            <w:pPr>
              <w:spacing w:after="0" w:line="240" w:lineRule="auto"/>
              <w:jc w:val="center"/>
            </w:pPr>
          </w:p>
        </w:tc>
        <w:tc>
          <w:tcPr>
            <w:tcW w:w="1812" w:type="dxa"/>
            <w:vAlign w:val="center"/>
          </w:tcPr>
          <w:p w14:paraId="0B7ED6A8">
            <w:pPr>
              <w:spacing w:after="0" w:line="240" w:lineRule="auto"/>
              <w:jc w:val="center"/>
            </w:pPr>
          </w:p>
        </w:tc>
        <w:tc>
          <w:tcPr>
            <w:tcW w:w="1812" w:type="dxa"/>
            <w:vAlign w:val="center"/>
          </w:tcPr>
          <w:p w14:paraId="1BFDB331">
            <w:pPr>
              <w:spacing w:after="0" w:line="240" w:lineRule="auto"/>
              <w:jc w:val="center"/>
            </w:pPr>
          </w:p>
        </w:tc>
        <w:tc>
          <w:tcPr>
            <w:tcW w:w="1812" w:type="dxa"/>
            <w:vAlign w:val="center"/>
          </w:tcPr>
          <w:p w14:paraId="6ED00F34">
            <w:pPr>
              <w:spacing w:after="0" w:line="240" w:lineRule="auto"/>
              <w:jc w:val="center"/>
            </w:pPr>
          </w:p>
        </w:tc>
      </w:tr>
      <w:tr w14:paraId="3981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624" w:type="dxa"/>
            <w:vAlign w:val="center"/>
          </w:tcPr>
          <w:p w14:paraId="6BD4168B">
            <w:pPr>
              <w:spacing w:after="0" w:line="240" w:lineRule="auto"/>
              <w:jc w:val="center"/>
            </w:pPr>
            <w:r>
              <w:rPr>
                <w:rFonts w:ascii="宋体" w:hAnsi="宋体" w:eastAsia="宋体"/>
                <w:sz w:val="24"/>
              </w:rPr>
              <w:t>批准人</w:t>
            </w:r>
          </w:p>
        </w:tc>
        <w:tc>
          <w:tcPr>
            <w:tcW w:w="1812" w:type="dxa"/>
            <w:vAlign w:val="center"/>
          </w:tcPr>
          <w:p w14:paraId="4271B76D">
            <w:pPr>
              <w:spacing w:after="0" w:line="240" w:lineRule="auto"/>
              <w:jc w:val="center"/>
            </w:pPr>
            <w:r>
              <w:rPr>
                <w:rFonts w:ascii="宋体" w:hAnsi="宋体" w:eastAsia="宋体"/>
                <w:sz w:val="24"/>
              </w:rPr>
              <w:t>部门</w:t>
            </w:r>
          </w:p>
        </w:tc>
        <w:tc>
          <w:tcPr>
            <w:tcW w:w="1812" w:type="dxa"/>
            <w:vAlign w:val="center"/>
          </w:tcPr>
          <w:p w14:paraId="1F969DDA">
            <w:pPr>
              <w:spacing w:after="0" w:line="240" w:lineRule="auto"/>
              <w:jc w:val="center"/>
            </w:pPr>
            <w:r>
              <w:rPr>
                <w:rFonts w:ascii="宋体" w:hAnsi="宋体" w:eastAsia="宋体"/>
                <w:sz w:val="24"/>
              </w:rPr>
              <w:t>姓名</w:t>
            </w:r>
          </w:p>
        </w:tc>
        <w:tc>
          <w:tcPr>
            <w:tcW w:w="1812" w:type="dxa"/>
            <w:vAlign w:val="center"/>
          </w:tcPr>
          <w:p w14:paraId="70327215">
            <w:pPr>
              <w:spacing w:after="0" w:line="240" w:lineRule="auto"/>
              <w:jc w:val="center"/>
            </w:pPr>
            <w:r>
              <w:rPr>
                <w:rFonts w:ascii="宋体" w:hAnsi="宋体" w:eastAsia="宋体"/>
                <w:sz w:val="24"/>
              </w:rPr>
              <w:t>日期</w:t>
            </w:r>
          </w:p>
        </w:tc>
      </w:tr>
      <w:tr w14:paraId="19889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3624" w:type="dxa"/>
            <w:vAlign w:val="center"/>
          </w:tcPr>
          <w:p w14:paraId="355E0E04">
            <w:pPr>
              <w:spacing w:after="0" w:line="240" w:lineRule="auto"/>
              <w:jc w:val="center"/>
            </w:pPr>
          </w:p>
        </w:tc>
        <w:tc>
          <w:tcPr>
            <w:tcW w:w="1812" w:type="dxa"/>
            <w:vAlign w:val="center"/>
          </w:tcPr>
          <w:p w14:paraId="744C804C">
            <w:pPr>
              <w:spacing w:after="0" w:line="240" w:lineRule="auto"/>
              <w:jc w:val="center"/>
            </w:pPr>
          </w:p>
        </w:tc>
        <w:tc>
          <w:tcPr>
            <w:tcW w:w="1812" w:type="dxa"/>
            <w:vAlign w:val="center"/>
          </w:tcPr>
          <w:p w14:paraId="35E2E370">
            <w:pPr>
              <w:spacing w:after="0" w:line="240" w:lineRule="auto"/>
              <w:jc w:val="center"/>
            </w:pPr>
          </w:p>
        </w:tc>
        <w:tc>
          <w:tcPr>
            <w:tcW w:w="1812" w:type="dxa"/>
            <w:vAlign w:val="center"/>
          </w:tcPr>
          <w:p w14:paraId="5C3C14E1">
            <w:pPr>
              <w:spacing w:after="0" w:line="240" w:lineRule="auto"/>
              <w:jc w:val="center"/>
            </w:pPr>
          </w:p>
        </w:tc>
      </w:tr>
    </w:tbl>
    <w:p w14:paraId="2914C6AB">
      <w:r>
        <w:br w:type="page"/>
      </w:r>
    </w:p>
    <w:p w14:paraId="1D164E0A">
      <w:r>
        <w:rPr>
          <w:rFonts w:ascii="黑体" w:hAnsi="黑体" w:eastAsia="黑体"/>
          <w:b/>
          <w:sz w:val="28"/>
        </w:rPr>
        <w:t>1. 目的</w:t>
      </w:r>
    </w:p>
    <w:p w14:paraId="7BBC86C8">
      <w:pPr>
        <w:spacing w:line="360" w:lineRule="auto"/>
        <w:ind w:firstLine="420"/>
        <w:rPr>
          <w:lang w:eastAsia="zh-CN"/>
        </w:rPr>
      </w:pPr>
      <w:r>
        <w:rPr>
          <w:rFonts w:ascii="宋体" w:hAnsi="宋体" w:eastAsia="宋体"/>
          <w:sz w:val="24"/>
          <w:lang w:eastAsia="zh-CN"/>
        </w:rPr>
        <w:t>本文件的目的是定义中美华东医药临床研发数据仓库（一期）建设项目的用户需求，明确系统功能、性能、安全、验证及项目实施等方面的要求，作为系统选型、开发、验证和验收的依据。</w:t>
      </w:r>
    </w:p>
    <w:p w14:paraId="0A8BACDB">
      <w:pPr>
        <w:rPr>
          <w:lang w:eastAsia="zh-CN"/>
        </w:rPr>
      </w:pPr>
      <w:r>
        <w:rPr>
          <w:rFonts w:ascii="黑体" w:hAnsi="黑体" w:eastAsia="黑体"/>
          <w:b/>
          <w:sz w:val="28"/>
          <w:lang w:eastAsia="zh-CN"/>
        </w:rPr>
        <w:t>2. 范围</w:t>
      </w:r>
    </w:p>
    <w:p w14:paraId="2B730D53">
      <w:pPr>
        <w:spacing w:line="360" w:lineRule="auto"/>
        <w:ind w:firstLine="420"/>
        <w:rPr>
          <w:lang w:eastAsia="zh-CN"/>
        </w:rPr>
      </w:pPr>
      <w:r>
        <w:rPr>
          <w:rFonts w:ascii="宋体" w:hAnsi="宋体" w:eastAsia="宋体"/>
          <w:sz w:val="24"/>
          <w:lang w:eastAsia="zh-CN"/>
        </w:rPr>
        <w:t>本文件的范围适用于中美华东医药临床研发中心（数据管理/临床运营/药物警戒/质量管理）使用的临床研发数据仓库系统（一期）。</w:t>
      </w:r>
    </w:p>
    <w:p w14:paraId="77D2F2BB">
      <w:pPr>
        <w:spacing w:line="360" w:lineRule="auto"/>
        <w:ind w:firstLine="420"/>
        <w:rPr>
          <w:lang w:eastAsia="zh-CN"/>
        </w:rPr>
      </w:pPr>
      <w:r>
        <w:rPr>
          <w:rFonts w:ascii="宋体" w:hAnsi="宋体" w:eastAsia="宋体"/>
          <w:sz w:val="24"/>
          <w:lang w:eastAsia="zh-CN"/>
        </w:rPr>
        <w:t>一期建设聚焦以下核心内容：</w:t>
      </w:r>
    </w:p>
    <w:p w14:paraId="72B6D802">
      <w:pPr>
        <w:pStyle w:val="16"/>
        <w:spacing w:line="360" w:lineRule="auto"/>
      </w:pPr>
      <w:r>
        <w:rPr>
          <w:rFonts w:ascii="宋体" w:hAnsi="宋体" w:eastAsia="宋体"/>
          <w:sz w:val="24"/>
        </w:rPr>
        <w:t>源系统接入：太美EDC、Medidata Rave、Argus PV、太美CTMS</w:t>
      </w:r>
    </w:p>
    <w:p w14:paraId="6B89AA1A">
      <w:pPr>
        <w:pStyle w:val="16"/>
        <w:spacing w:line="360" w:lineRule="auto"/>
        <w:rPr>
          <w:lang w:eastAsia="zh-CN"/>
        </w:rPr>
      </w:pPr>
      <w:r>
        <w:rPr>
          <w:rFonts w:ascii="宋体" w:hAnsi="宋体" w:eastAsia="宋体"/>
          <w:sz w:val="24"/>
          <w:lang w:eastAsia="zh-CN"/>
        </w:rPr>
        <w:t>标准资产层：SDTM Lite标准库、主数据模型、指标地图</w:t>
      </w:r>
    </w:p>
    <w:p w14:paraId="1B4F9E82">
      <w:pPr>
        <w:pStyle w:val="16"/>
        <w:spacing w:line="360" w:lineRule="auto"/>
        <w:rPr>
          <w:lang w:eastAsia="zh-CN"/>
        </w:rPr>
      </w:pPr>
      <w:r>
        <w:rPr>
          <w:rFonts w:ascii="宋体" w:hAnsi="宋体" w:eastAsia="宋体"/>
          <w:sz w:val="24"/>
          <w:lang w:eastAsia="zh-CN"/>
        </w:rPr>
        <w:t>业务分析模块：风险管理分析、医学监查分析、药物警戒PVP Review、高层看板</w:t>
      </w:r>
    </w:p>
    <w:p w14:paraId="5880ACD4">
      <w:pPr>
        <w:pStyle w:val="16"/>
        <w:spacing w:line="360" w:lineRule="auto"/>
      </w:pPr>
      <w:r>
        <w:rPr>
          <w:rFonts w:ascii="宋体" w:hAnsi="宋体" w:eastAsia="宋体"/>
          <w:sz w:val="24"/>
        </w:rPr>
        <w:t>平台底座：阿里云MaxCompute + DataWorks + QuickBI + OSS</w:t>
      </w:r>
    </w:p>
    <w:p w14:paraId="5B73256B">
      <w:pPr>
        <w:pStyle w:val="16"/>
        <w:spacing w:line="360" w:lineRule="auto"/>
        <w:rPr>
          <w:lang w:eastAsia="zh-CN"/>
        </w:rPr>
      </w:pPr>
      <w:r>
        <w:rPr>
          <w:rFonts w:ascii="宋体" w:hAnsi="宋体" w:eastAsia="宋体"/>
          <w:sz w:val="24"/>
          <w:lang w:eastAsia="zh-CN"/>
        </w:rPr>
        <w:t>数据治理与数据制度：标准、质量、主数据、元数据血缘</w:t>
      </w:r>
    </w:p>
    <w:p w14:paraId="6B6F62FE">
      <w:r>
        <w:rPr>
          <w:rFonts w:ascii="黑体" w:hAnsi="黑体" w:eastAsia="黑体"/>
          <w:b/>
          <w:sz w:val="28"/>
        </w:rPr>
        <w:t>3. 系统概述</w:t>
      </w:r>
    </w:p>
    <w:p w14:paraId="2B35A468">
      <w:r>
        <w:rPr>
          <w:rFonts w:ascii="黑体" w:hAnsi="黑体" w:eastAsia="黑体"/>
          <w:b/>
          <w:sz w:val="24"/>
        </w:rPr>
        <w:t>3.1 系统定位</w:t>
      </w:r>
    </w:p>
    <w:p w14:paraId="43F10678">
      <w:pPr>
        <w:spacing w:line="360" w:lineRule="auto"/>
        <w:ind w:firstLine="420"/>
      </w:pPr>
      <w:r>
        <w:rPr>
          <w:rFonts w:ascii="宋体" w:hAnsi="宋体" w:eastAsia="宋体"/>
          <w:sz w:val="24"/>
        </w:rPr>
        <w:t>临床研发数据仓库（Clinical R&amp;D Data Warehouse）是在不改变现有业务系统（EDC、CTMS、PV等）的前提下，于其上构建统一的临床研发数据仓库，打通Medidata Rave、太美EDC、Argus等核心源系统，以SDTM Lite标准统一归一化两套异构EDC，并通过BI看板交付分析价值，从根本上解决数据孤岛与手工汇总问题。</w:t>
      </w:r>
    </w:p>
    <w:p w14:paraId="1091F786">
      <w:r>
        <w:rPr>
          <w:rFonts w:ascii="黑体" w:hAnsi="黑体" w:eastAsia="黑体"/>
          <w:b/>
          <w:sz w:val="24"/>
        </w:rPr>
        <w:t>3.2 核心价值</w:t>
      </w:r>
    </w:p>
    <w:p w14:paraId="4AD17F8F">
      <w:pPr>
        <w:pStyle w:val="14"/>
        <w:spacing w:line="360" w:lineRule="auto"/>
        <w:rPr>
          <w:lang w:eastAsia="zh-CN"/>
        </w:rPr>
      </w:pPr>
      <w:r>
        <w:rPr>
          <w:rFonts w:ascii="宋体" w:hAnsi="宋体" w:eastAsia="宋体"/>
          <w:sz w:val="24"/>
          <w:lang w:eastAsia="zh-CN"/>
        </w:rPr>
        <w:t>加速运营决策——提供统一、近实时的试验进度"驾驶舱"</w:t>
      </w:r>
    </w:p>
    <w:p w14:paraId="62176D69">
      <w:pPr>
        <w:pStyle w:val="14"/>
        <w:spacing w:line="360" w:lineRule="auto"/>
        <w:rPr>
          <w:lang w:eastAsia="zh-CN"/>
        </w:rPr>
      </w:pPr>
      <w:r>
        <w:rPr>
          <w:rFonts w:ascii="宋体" w:hAnsi="宋体" w:eastAsia="宋体"/>
          <w:sz w:val="24"/>
          <w:lang w:eastAsia="zh-CN"/>
        </w:rPr>
        <w:t>强化风险与质量监督——以EDC原始数据支撑运营风险管理</w:t>
      </w:r>
    </w:p>
    <w:p w14:paraId="37CD3487">
      <w:pPr>
        <w:pStyle w:val="14"/>
        <w:spacing w:line="360" w:lineRule="auto"/>
        <w:rPr>
          <w:lang w:eastAsia="zh-CN"/>
        </w:rPr>
      </w:pPr>
      <w:r>
        <w:rPr>
          <w:rFonts w:ascii="宋体" w:hAnsi="宋体" w:eastAsia="宋体"/>
          <w:sz w:val="24"/>
          <w:lang w:eastAsia="zh-CN"/>
        </w:rPr>
        <w:t>赋能主动的医学监查——构建医学监查分析、为医学团队提供近实时审查视图</w:t>
      </w:r>
    </w:p>
    <w:p w14:paraId="566501A6">
      <w:pPr>
        <w:pStyle w:val="14"/>
        <w:spacing w:line="360" w:lineRule="auto"/>
        <w:rPr>
          <w:lang w:eastAsia="zh-CN"/>
        </w:rPr>
      </w:pPr>
      <w:r>
        <w:rPr>
          <w:rFonts w:ascii="宋体" w:hAnsi="宋体" w:eastAsia="宋体"/>
          <w:sz w:val="24"/>
          <w:lang w:eastAsia="zh-CN"/>
        </w:rPr>
        <w:t>保障药物安全——实现跨系统安全信号检测</w:t>
      </w:r>
    </w:p>
    <w:p w14:paraId="7BFD18A4">
      <w:pPr>
        <w:pStyle w:val="14"/>
        <w:spacing w:line="360" w:lineRule="auto"/>
        <w:rPr>
          <w:lang w:eastAsia="zh-CN"/>
        </w:rPr>
      </w:pPr>
      <w:r>
        <w:rPr>
          <w:rFonts w:ascii="宋体" w:hAnsi="宋体" w:eastAsia="宋体"/>
          <w:sz w:val="24"/>
          <w:lang w:eastAsia="zh-CN"/>
        </w:rPr>
        <w:t>释放数据资产价值——沉淀可复用的SDTM Lite标准化资产，并为后续AI应用奠定数据底座</w:t>
      </w:r>
    </w:p>
    <w:p w14:paraId="37A73587">
      <w:pPr>
        <w:rPr>
          <w:lang w:eastAsia="zh-CN"/>
        </w:rPr>
      </w:pPr>
      <w:r>
        <w:rPr>
          <w:rFonts w:ascii="黑体" w:hAnsi="黑体" w:eastAsia="黑体"/>
          <w:b/>
          <w:sz w:val="24"/>
          <w:lang w:eastAsia="zh-CN"/>
        </w:rPr>
        <w:t>3.3 技术架构</w:t>
      </w:r>
    </w:p>
    <w:p w14:paraId="24BD4FBD">
      <w:pPr>
        <w:spacing w:line="360" w:lineRule="auto"/>
        <w:ind w:firstLine="420"/>
        <w:rPr>
          <w:lang w:eastAsia="zh-CN"/>
        </w:rPr>
      </w:pPr>
      <w:r>
        <w:rPr>
          <w:rFonts w:ascii="宋体" w:hAnsi="宋体" w:eastAsia="宋体"/>
          <w:sz w:val="24"/>
          <w:lang w:eastAsia="zh-CN"/>
        </w:rPr>
        <w:t>整体架构分为四层：</w:t>
      </w:r>
    </w:p>
    <w:p w14:paraId="0DA8DB62">
      <w:pPr>
        <w:pStyle w:val="16"/>
        <w:spacing w:line="360" w:lineRule="auto"/>
      </w:pPr>
      <w:r>
        <w:rPr>
          <w:rFonts w:ascii="宋体" w:hAnsi="宋体" w:eastAsia="宋体"/>
          <w:sz w:val="24"/>
        </w:rPr>
        <w:t>数据集成层：DataWorks数据集成 → MaxCompute ODS（OSS作为数据湖）</w:t>
      </w:r>
    </w:p>
    <w:p w14:paraId="21F4EA49">
      <w:pPr>
        <w:pStyle w:val="16"/>
        <w:spacing w:line="360" w:lineRule="auto"/>
      </w:pPr>
      <w:r>
        <w:rPr>
          <w:rFonts w:ascii="宋体" w:hAnsi="宋体" w:eastAsia="宋体"/>
          <w:sz w:val="24"/>
        </w:rPr>
        <w:t>数据治理与加工层：DWD清洗与SDTM Lite映射 → DWS/ADS指标计算</w:t>
      </w:r>
    </w:p>
    <w:p w14:paraId="4BCCC863">
      <w:pPr>
        <w:pStyle w:val="16"/>
        <w:spacing w:line="360" w:lineRule="auto"/>
      </w:pPr>
      <w:r>
        <w:rPr>
          <w:rFonts w:ascii="宋体" w:hAnsi="宋体" w:eastAsia="宋体"/>
          <w:sz w:val="24"/>
        </w:rPr>
        <w:t>存储计算层：阿里云MaxCompute + OSS</w:t>
      </w:r>
    </w:p>
    <w:p w14:paraId="0A305DF4">
      <w:pPr>
        <w:pStyle w:val="16"/>
        <w:spacing w:line="360" w:lineRule="auto"/>
        <w:rPr>
          <w:lang w:eastAsia="zh-CN"/>
        </w:rPr>
      </w:pPr>
      <w:r>
        <w:rPr>
          <w:rFonts w:ascii="宋体" w:hAnsi="宋体" w:eastAsia="宋体"/>
          <w:sz w:val="24"/>
          <w:lang w:eastAsia="zh-CN"/>
        </w:rPr>
        <w:t>数据消费层：QuickBI标准报表与看板 + 下游数据接口</w:t>
      </w:r>
    </w:p>
    <w:p w14:paraId="7C9100E6">
      <w:pPr>
        <w:rPr>
          <w:lang w:eastAsia="zh-CN"/>
        </w:rPr>
      </w:pPr>
      <w:r>
        <w:rPr>
          <w:rFonts w:ascii="黑体" w:hAnsi="黑体" w:eastAsia="黑体"/>
          <w:b/>
          <w:sz w:val="24"/>
          <w:lang w:eastAsia="zh-CN"/>
        </w:rPr>
        <w:t>3.4 主数据交互</w:t>
      </w:r>
    </w:p>
    <w:p w14:paraId="61DC7EA6">
      <w:pPr>
        <w:spacing w:line="360" w:lineRule="auto"/>
        <w:ind w:firstLine="420"/>
        <w:rPr>
          <w:lang w:eastAsia="zh-CN"/>
        </w:rPr>
      </w:pPr>
      <w:r>
        <w:rPr>
          <w:rFonts w:ascii="宋体" w:hAnsi="宋体" w:eastAsia="宋体"/>
          <w:sz w:val="24"/>
          <w:lang w:eastAsia="zh-CN"/>
        </w:rPr>
        <w:t>数据仓库与华东MDM主数据系统之间以"唯一项目编号"作为唯一交互字段，由MDM中的项目号及部分必要信息组合生成，作为跨系统关联的全局主键。数仓据此对双EDC/CTMS/Argus等异构源进行清洗与跨系统口径对齐。</w:t>
      </w:r>
    </w:p>
    <w:p w14:paraId="62F39353">
      <w:r>
        <w:rPr>
          <w:rFonts w:ascii="黑体" w:hAnsi="黑体" w:eastAsia="黑体"/>
          <w:b/>
          <w:sz w:val="28"/>
        </w:rPr>
        <w:t>4. 需求</w:t>
      </w:r>
    </w:p>
    <w:p w14:paraId="3567BC02">
      <w:r>
        <w:rPr>
          <w:rFonts w:ascii="黑体" w:hAnsi="黑体" w:eastAsia="黑体"/>
          <w:b/>
          <w:sz w:val="24"/>
        </w:rPr>
        <w:t>4.1 系统整体性需求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1578"/>
        <w:gridCol w:w="4129"/>
        <w:gridCol w:w="1578"/>
      </w:tblGrid>
      <w:tr w14:paraId="51B1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7A45EEF">
            <w:pPr>
              <w:spacing w:after="0" w:line="240" w:lineRule="auto"/>
              <w:jc w:val="center"/>
            </w:pPr>
            <w:r>
              <w:rPr>
                <w:rFonts w:ascii="黑体" w:hAnsi="黑体" w:eastAsia="黑体"/>
                <w:b/>
                <w:sz w:val="21"/>
              </w:rPr>
              <w:t>序号</w:t>
            </w:r>
          </w:p>
        </w:tc>
        <w:tc>
          <w:tcPr>
            <w:tcW w:w="2161" w:type="dxa"/>
            <w:vAlign w:val="center"/>
          </w:tcPr>
          <w:p w14:paraId="27DAD83C">
            <w:pPr>
              <w:spacing w:after="0" w:line="240" w:lineRule="auto"/>
              <w:jc w:val="center"/>
            </w:pPr>
            <w:r>
              <w:rPr>
                <w:rFonts w:ascii="黑体" w:hAnsi="黑体" w:eastAsia="黑体"/>
                <w:b/>
                <w:sz w:val="21"/>
              </w:rPr>
              <w:t>需求分类</w:t>
            </w:r>
          </w:p>
        </w:tc>
        <w:tc>
          <w:tcPr>
            <w:tcW w:w="2161" w:type="dxa"/>
            <w:vAlign w:val="center"/>
          </w:tcPr>
          <w:p w14:paraId="11A62E5F">
            <w:pPr>
              <w:spacing w:after="0" w:line="240" w:lineRule="auto"/>
              <w:jc w:val="center"/>
            </w:pPr>
            <w:r>
              <w:rPr>
                <w:rFonts w:ascii="黑体" w:hAnsi="黑体" w:eastAsia="黑体"/>
                <w:b/>
                <w:sz w:val="21"/>
              </w:rPr>
              <w:t>需求描述</w:t>
            </w:r>
          </w:p>
        </w:tc>
        <w:tc>
          <w:tcPr>
            <w:tcW w:w="2161" w:type="dxa"/>
            <w:vAlign w:val="center"/>
          </w:tcPr>
          <w:p w14:paraId="2F4DAB4F">
            <w:pPr>
              <w:spacing w:after="0" w:line="240" w:lineRule="auto"/>
              <w:jc w:val="center"/>
            </w:pPr>
            <w:r>
              <w:rPr>
                <w:rFonts w:ascii="黑体" w:hAnsi="黑体" w:eastAsia="黑体"/>
                <w:b/>
                <w:sz w:val="21"/>
              </w:rPr>
              <w:t>必须或期望</w:t>
            </w:r>
          </w:p>
        </w:tc>
      </w:tr>
      <w:tr w14:paraId="5C78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BA207C2">
            <w:pPr>
              <w:spacing w:after="0" w:line="240" w:lineRule="auto"/>
              <w:jc w:val="center"/>
            </w:pPr>
            <w:r>
              <w:rPr>
                <w:rFonts w:ascii="宋体" w:hAnsi="宋体" w:eastAsia="宋体"/>
                <w:sz w:val="21"/>
              </w:rPr>
              <w:t>1</w:t>
            </w:r>
          </w:p>
        </w:tc>
        <w:tc>
          <w:tcPr>
            <w:tcW w:w="1701" w:type="dxa"/>
            <w:vAlign w:val="center"/>
          </w:tcPr>
          <w:p w14:paraId="02105FF1">
            <w:pPr>
              <w:spacing w:after="0" w:line="240" w:lineRule="auto"/>
            </w:pPr>
            <w:r>
              <w:rPr>
                <w:rFonts w:ascii="宋体" w:hAnsi="宋体" w:eastAsia="宋体"/>
                <w:sz w:val="21"/>
              </w:rPr>
              <w:t>系统架构</w:t>
            </w:r>
          </w:p>
        </w:tc>
        <w:tc>
          <w:tcPr>
            <w:tcW w:w="5102" w:type="dxa"/>
            <w:vAlign w:val="center"/>
          </w:tcPr>
          <w:p w14:paraId="493D5872">
            <w:pPr>
              <w:spacing w:after="0" w:line="240" w:lineRule="auto"/>
              <w:rPr>
                <w:lang w:eastAsia="zh-CN"/>
              </w:rPr>
            </w:pPr>
            <w:r>
              <w:rPr>
                <w:rFonts w:ascii="宋体" w:hAnsi="宋体" w:eastAsia="宋体"/>
                <w:sz w:val="21"/>
                <w:lang w:eastAsia="zh-CN"/>
              </w:rPr>
              <w:t>满足GxP系统高可用性要求，支持临床研发数据仓库的分层架构（ODS/DWD/DWS/ADS）</w:t>
            </w:r>
          </w:p>
        </w:tc>
        <w:tc>
          <w:tcPr>
            <w:tcW w:w="1417" w:type="dxa"/>
            <w:vAlign w:val="center"/>
          </w:tcPr>
          <w:p w14:paraId="5176FA96">
            <w:pPr>
              <w:spacing w:after="0" w:line="240" w:lineRule="auto"/>
              <w:jc w:val="center"/>
            </w:pPr>
            <w:r>
              <w:rPr>
                <w:rFonts w:ascii="宋体" w:hAnsi="宋体" w:eastAsia="宋体"/>
                <w:sz w:val="21"/>
              </w:rPr>
              <w:t>必须</w:t>
            </w:r>
          </w:p>
        </w:tc>
      </w:tr>
      <w:tr w14:paraId="0AA5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9D34C00">
            <w:pPr>
              <w:spacing w:after="0" w:line="240" w:lineRule="auto"/>
              <w:jc w:val="center"/>
            </w:pPr>
            <w:r>
              <w:rPr>
                <w:rFonts w:ascii="宋体" w:hAnsi="宋体" w:eastAsia="宋体"/>
                <w:sz w:val="21"/>
              </w:rPr>
              <w:t>2</w:t>
            </w:r>
          </w:p>
        </w:tc>
        <w:tc>
          <w:tcPr>
            <w:tcW w:w="1701" w:type="dxa"/>
            <w:vAlign w:val="center"/>
          </w:tcPr>
          <w:p w14:paraId="0A17589F">
            <w:pPr>
              <w:spacing w:after="0" w:line="240" w:lineRule="auto"/>
            </w:pPr>
            <w:r>
              <w:rPr>
                <w:rFonts w:ascii="宋体" w:hAnsi="宋体" w:eastAsia="宋体"/>
                <w:sz w:val="21"/>
              </w:rPr>
              <w:t>协作性需求</w:t>
            </w:r>
          </w:p>
        </w:tc>
        <w:tc>
          <w:tcPr>
            <w:tcW w:w="5102" w:type="dxa"/>
            <w:vAlign w:val="center"/>
          </w:tcPr>
          <w:p w14:paraId="3CAF7D37">
            <w:pPr>
              <w:spacing w:after="0" w:line="240" w:lineRule="auto"/>
              <w:rPr>
                <w:lang w:eastAsia="zh-CN"/>
              </w:rPr>
            </w:pPr>
            <w:r>
              <w:rPr>
                <w:rFonts w:ascii="宋体" w:hAnsi="宋体" w:eastAsia="宋体"/>
                <w:sz w:val="21"/>
                <w:lang w:eastAsia="zh-CN"/>
              </w:rPr>
              <w:t>提供多部门协作平台（数据管理、临床运营、药物警戒、质量管理、医学、统计编程等）</w:t>
            </w:r>
          </w:p>
        </w:tc>
        <w:tc>
          <w:tcPr>
            <w:tcW w:w="1417" w:type="dxa"/>
            <w:vAlign w:val="center"/>
          </w:tcPr>
          <w:p w14:paraId="33637C53">
            <w:pPr>
              <w:spacing w:after="0" w:line="240" w:lineRule="auto"/>
              <w:jc w:val="center"/>
            </w:pPr>
            <w:r>
              <w:rPr>
                <w:rFonts w:ascii="宋体" w:hAnsi="宋体" w:eastAsia="宋体"/>
                <w:sz w:val="21"/>
              </w:rPr>
              <w:t>必须</w:t>
            </w:r>
          </w:p>
        </w:tc>
      </w:tr>
      <w:tr w14:paraId="78E4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33CEA52">
            <w:pPr>
              <w:spacing w:after="0" w:line="240" w:lineRule="auto"/>
              <w:jc w:val="center"/>
            </w:pPr>
            <w:r>
              <w:rPr>
                <w:rFonts w:ascii="宋体" w:hAnsi="宋体" w:eastAsia="宋体"/>
                <w:sz w:val="21"/>
              </w:rPr>
              <w:t>3</w:t>
            </w:r>
          </w:p>
        </w:tc>
        <w:tc>
          <w:tcPr>
            <w:tcW w:w="1701" w:type="dxa"/>
            <w:vAlign w:val="center"/>
          </w:tcPr>
          <w:p w14:paraId="52F60389">
            <w:pPr>
              <w:spacing w:after="0" w:line="240" w:lineRule="auto"/>
            </w:pPr>
            <w:r>
              <w:rPr>
                <w:rFonts w:ascii="宋体" w:hAnsi="宋体" w:eastAsia="宋体"/>
                <w:sz w:val="21"/>
              </w:rPr>
              <w:t>系统性能</w:t>
            </w:r>
          </w:p>
        </w:tc>
        <w:tc>
          <w:tcPr>
            <w:tcW w:w="5102" w:type="dxa"/>
            <w:vAlign w:val="center"/>
          </w:tcPr>
          <w:p w14:paraId="42F27E02">
            <w:pPr>
              <w:spacing w:after="0" w:line="240" w:lineRule="auto"/>
              <w:rPr>
                <w:lang w:eastAsia="zh-CN"/>
              </w:rPr>
            </w:pPr>
            <w:r>
              <w:rPr>
                <w:rFonts w:ascii="宋体" w:hAnsi="宋体" w:eastAsia="宋体"/>
                <w:sz w:val="21"/>
                <w:lang w:eastAsia="zh-CN"/>
              </w:rPr>
              <w:t>支持千万级</w:t>
            </w:r>
            <w:r>
              <w:rPr>
                <w:rFonts w:hint="eastAsia" w:ascii="宋体" w:hAnsi="宋体" w:eastAsia="宋体"/>
                <w:sz w:val="21"/>
                <w:lang w:val="en-US" w:eastAsia="zh-CN"/>
              </w:rPr>
              <w:t>临床试验</w:t>
            </w:r>
            <w:r>
              <w:rPr>
                <w:rFonts w:ascii="宋体" w:hAnsi="宋体" w:eastAsia="宋体"/>
                <w:sz w:val="21"/>
                <w:lang w:eastAsia="zh-CN"/>
              </w:rPr>
              <w:t>数据处理，</w:t>
            </w:r>
            <w:r>
              <w:rPr>
                <w:rFonts w:hint="eastAsia" w:ascii="宋体" w:hAnsi="宋体" w:eastAsia="宋体"/>
                <w:sz w:val="21"/>
                <w:lang w:eastAsia="zh-CN"/>
              </w:rPr>
              <w:t>满足临床项目数据的存储和计算</w:t>
            </w:r>
          </w:p>
        </w:tc>
        <w:tc>
          <w:tcPr>
            <w:tcW w:w="1417" w:type="dxa"/>
            <w:vAlign w:val="center"/>
          </w:tcPr>
          <w:p w14:paraId="6BD8D808">
            <w:pPr>
              <w:spacing w:after="0" w:line="240" w:lineRule="auto"/>
              <w:jc w:val="center"/>
            </w:pPr>
            <w:r>
              <w:rPr>
                <w:rFonts w:ascii="宋体" w:hAnsi="宋体" w:eastAsia="宋体"/>
                <w:sz w:val="21"/>
              </w:rPr>
              <w:t>必须</w:t>
            </w:r>
          </w:p>
        </w:tc>
      </w:tr>
      <w:tr w14:paraId="1CEA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79F01AD">
            <w:pPr>
              <w:spacing w:after="0" w:line="240" w:lineRule="auto"/>
              <w:jc w:val="center"/>
            </w:pPr>
            <w:r>
              <w:rPr>
                <w:rFonts w:ascii="宋体" w:hAnsi="宋体" w:eastAsia="宋体"/>
                <w:sz w:val="21"/>
              </w:rPr>
              <w:t>4</w:t>
            </w:r>
          </w:p>
        </w:tc>
        <w:tc>
          <w:tcPr>
            <w:tcW w:w="1701" w:type="dxa"/>
            <w:vAlign w:val="center"/>
          </w:tcPr>
          <w:p w14:paraId="2A104AF3">
            <w:pPr>
              <w:spacing w:after="0" w:line="240" w:lineRule="auto"/>
            </w:pPr>
            <w:r>
              <w:rPr>
                <w:rFonts w:ascii="宋体" w:hAnsi="宋体" w:eastAsia="宋体"/>
                <w:sz w:val="21"/>
              </w:rPr>
              <w:t>可扩展性</w:t>
            </w:r>
          </w:p>
        </w:tc>
        <w:tc>
          <w:tcPr>
            <w:tcW w:w="5102" w:type="dxa"/>
            <w:vAlign w:val="center"/>
          </w:tcPr>
          <w:p w14:paraId="4E1824EB">
            <w:pPr>
              <w:spacing w:after="0" w:line="240" w:lineRule="auto"/>
              <w:rPr>
                <w:lang w:eastAsia="zh-CN"/>
              </w:rPr>
            </w:pPr>
            <w:r>
              <w:rPr>
                <w:rFonts w:ascii="宋体" w:hAnsi="宋体" w:eastAsia="宋体"/>
                <w:sz w:val="21"/>
                <w:lang w:eastAsia="zh-CN"/>
              </w:rPr>
              <w:t>支持未来新增源系统接入（IRT/eTMF/财务等）及AI应用模块扩展</w:t>
            </w:r>
          </w:p>
        </w:tc>
        <w:tc>
          <w:tcPr>
            <w:tcW w:w="1417" w:type="dxa"/>
            <w:vAlign w:val="center"/>
          </w:tcPr>
          <w:p w14:paraId="0F4D20A5">
            <w:pPr>
              <w:spacing w:after="0" w:line="240" w:lineRule="auto"/>
              <w:jc w:val="center"/>
            </w:pPr>
            <w:r>
              <w:rPr>
                <w:rFonts w:ascii="宋体" w:hAnsi="宋体" w:eastAsia="宋体"/>
                <w:sz w:val="21"/>
              </w:rPr>
              <w:t>期望</w:t>
            </w:r>
          </w:p>
        </w:tc>
      </w:tr>
    </w:tbl>
    <w:p w14:paraId="586266F1"/>
    <w:p w14:paraId="52140949">
      <w:r>
        <w:rPr>
          <w:rFonts w:ascii="黑体" w:hAnsi="黑体" w:eastAsia="黑体"/>
          <w:b/>
          <w:sz w:val="24"/>
        </w:rPr>
        <w:t>4.2 系统安全性需求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639"/>
        <w:gridCol w:w="3946"/>
        <w:gridCol w:w="1639"/>
      </w:tblGrid>
      <w:tr w14:paraId="5097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5B51846">
            <w:pPr>
              <w:spacing w:after="0" w:line="240" w:lineRule="auto"/>
              <w:jc w:val="center"/>
            </w:pPr>
            <w:r>
              <w:rPr>
                <w:rFonts w:ascii="黑体" w:hAnsi="黑体" w:eastAsia="黑体"/>
                <w:b/>
                <w:sz w:val="21"/>
              </w:rPr>
              <w:t>序号</w:t>
            </w:r>
          </w:p>
        </w:tc>
        <w:tc>
          <w:tcPr>
            <w:tcW w:w="2161" w:type="dxa"/>
            <w:vAlign w:val="center"/>
          </w:tcPr>
          <w:p w14:paraId="6F711EB4">
            <w:pPr>
              <w:spacing w:after="0" w:line="240" w:lineRule="auto"/>
              <w:jc w:val="center"/>
            </w:pPr>
            <w:r>
              <w:rPr>
                <w:rFonts w:ascii="黑体" w:hAnsi="黑体" w:eastAsia="黑体"/>
                <w:b/>
                <w:sz w:val="21"/>
              </w:rPr>
              <w:t>需求分类</w:t>
            </w:r>
          </w:p>
        </w:tc>
        <w:tc>
          <w:tcPr>
            <w:tcW w:w="2161" w:type="dxa"/>
            <w:vAlign w:val="center"/>
          </w:tcPr>
          <w:p w14:paraId="61B3C118">
            <w:pPr>
              <w:spacing w:after="0" w:line="240" w:lineRule="auto"/>
              <w:jc w:val="center"/>
            </w:pPr>
            <w:r>
              <w:rPr>
                <w:rFonts w:ascii="黑体" w:hAnsi="黑体" w:eastAsia="黑体"/>
                <w:b/>
                <w:sz w:val="21"/>
              </w:rPr>
              <w:t>需求描述</w:t>
            </w:r>
          </w:p>
        </w:tc>
        <w:tc>
          <w:tcPr>
            <w:tcW w:w="2161" w:type="dxa"/>
            <w:vAlign w:val="center"/>
          </w:tcPr>
          <w:p w14:paraId="4803B087">
            <w:pPr>
              <w:spacing w:after="0" w:line="240" w:lineRule="auto"/>
              <w:jc w:val="center"/>
            </w:pPr>
            <w:r>
              <w:rPr>
                <w:rFonts w:ascii="黑体" w:hAnsi="黑体" w:eastAsia="黑体"/>
                <w:b/>
                <w:sz w:val="21"/>
              </w:rPr>
              <w:t>必须或期望</w:t>
            </w:r>
          </w:p>
        </w:tc>
      </w:tr>
      <w:tr w14:paraId="2DC5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153D70A">
            <w:pPr>
              <w:spacing w:after="0" w:line="240" w:lineRule="auto"/>
              <w:jc w:val="center"/>
            </w:pPr>
            <w:r>
              <w:rPr>
                <w:rFonts w:ascii="宋体" w:hAnsi="宋体" w:eastAsia="宋体"/>
                <w:sz w:val="21"/>
              </w:rPr>
              <w:t>5</w:t>
            </w:r>
          </w:p>
        </w:tc>
        <w:tc>
          <w:tcPr>
            <w:tcW w:w="1701" w:type="dxa"/>
            <w:vAlign w:val="center"/>
          </w:tcPr>
          <w:p w14:paraId="386D9A9C">
            <w:pPr>
              <w:spacing w:after="0" w:line="240" w:lineRule="auto"/>
            </w:pPr>
            <w:r>
              <w:rPr>
                <w:rFonts w:ascii="宋体" w:hAnsi="宋体" w:eastAsia="宋体"/>
                <w:sz w:val="21"/>
              </w:rPr>
              <w:t>安全类资质</w:t>
            </w:r>
          </w:p>
        </w:tc>
        <w:tc>
          <w:tcPr>
            <w:tcW w:w="5102" w:type="dxa"/>
            <w:vAlign w:val="center"/>
          </w:tcPr>
          <w:p w14:paraId="5FD135CD">
            <w:pPr>
              <w:spacing w:after="0" w:line="240" w:lineRule="auto"/>
              <w:rPr>
                <w:lang w:eastAsia="zh-CN"/>
              </w:rPr>
            </w:pPr>
            <w:r>
              <w:rPr>
                <w:rFonts w:hint="eastAsia" w:ascii="宋体" w:hAnsi="宋体" w:eastAsia="宋体"/>
                <w:sz w:val="21"/>
                <w:lang w:eastAsia="zh-CN"/>
              </w:rPr>
              <w:t>如果提供存储和计算相关软件，需要应</w:t>
            </w:r>
            <w:r>
              <w:rPr>
                <w:rFonts w:ascii="宋体" w:hAnsi="宋体" w:eastAsia="宋体"/>
                <w:sz w:val="21"/>
                <w:lang w:eastAsia="zh-CN"/>
              </w:rPr>
              <w:t>符合GB/T 38561-2020、GB/T 20272-2019、GB/T 20273-2019资质</w:t>
            </w:r>
          </w:p>
        </w:tc>
        <w:tc>
          <w:tcPr>
            <w:tcW w:w="1417" w:type="dxa"/>
            <w:vAlign w:val="center"/>
          </w:tcPr>
          <w:p w14:paraId="7809DF39">
            <w:pPr>
              <w:spacing w:after="0" w:line="240" w:lineRule="auto"/>
              <w:jc w:val="center"/>
            </w:pPr>
            <w:r>
              <w:rPr>
                <w:rFonts w:ascii="宋体" w:hAnsi="宋体" w:eastAsia="宋体"/>
                <w:sz w:val="21"/>
              </w:rPr>
              <w:t>必须</w:t>
            </w:r>
          </w:p>
        </w:tc>
      </w:tr>
      <w:tr w14:paraId="618DD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CF94B61">
            <w:pPr>
              <w:spacing w:after="0" w:line="240" w:lineRule="auto"/>
              <w:jc w:val="center"/>
            </w:pPr>
            <w:r>
              <w:rPr>
                <w:rFonts w:ascii="宋体" w:hAnsi="宋体" w:eastAsia="宋体"/>
                <w:sz w:val="21"/>
              </w:rPr>
              <w:t>6</w:t>
            </w:r>
          </w:p>
        </w:tc>
        <w:tc>
          <w:tcPr>
            <w:tcW w:w="1701" w:type="dxa"/>
            <w:vAlign w:val="center"/>
          </w:tcPr>
          <w:p w14:paraId="52CD8C46">
            <w:pPr>
              <w:spacing w:after="0" w:line="240" w:lineRule="auto"/>
            </w:pPr>
            <w:r>
              <w:rPr>
                <w:rFonts w:ascii="宋体" w:hAnsi="宋体" w:eastAsia="宋体"/>
                <w:sz w:val="21"/>
              </w:rPr>
              <w:t>安全措施</w:t>
            </w:r>
          </w:p>
        </w:tc>
        <w:tc>
          <w:tcPr>
            <w:tcW w:w="5102" w:type="dxa"/>
            <w:vAlign w:val="center"/>
          </w:tcPr>
          <w:p w14:paraId="328B3093">
            <w:pPr>
              <w:spacing w:after="0" w:line="240" w:lineRule="auto"/>
              <w:rPr>
                <w:lang w:eastAsia="zh-CN"/>
              </w:rPr>
            </w:pPr>
            <w:r>
              <w:rPr>
                <w:rFonts w:ascii="宋体" w:hAnsi="宋体" w:eastAsia="宋体"/>
                <w:sz w:val="21"/>
                <w:lang w:eastAsia="zh-CN"/>
              </w:rPr>
              <w:t>实现细粒度权限控制（RBAC模型），支持审计日志追溯；对EDC开放试验分组信息保持盲态，符合盲法指导原则</w:t>
            </w:r>
          </w:p>
        </w:tc>
        <w:tc>
          <w:tcPr>
            <w:tcW w:w="1417" w:type="dxa"/>
            <w:vAlign w:val="center"/>
          </w:tcPr>
          <w:p w14:paraId="20D33465">
            <w:pPr>
              <w:spacing w:after="0" w:line="240" w:lineRule="auto"/>
              <w:jc w:val="center"/>
            </w:pPr>
            <w:r>
              <w:rPr>
                <w:rFonts w:ascii="宋体" w:hAnsi="宋体" w:eastAsia="宋体"/>
                <w:sz w:val="21"/>
              </w:rPr>
              <w:t>必须</w:t>
            </w:r>
          </w:p>
        </w:tc>
      </w:tr>
      <w:tr w14:paraId="1579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A16DCA7">
            <w:pPr>
              <w:spacing w:after="0" w:line="240" w:lineRule="auto"/>
              <w:jc w:val="center"/>
            </w:pPr>
            <w:r>
              <w:rPr>
                <w:rFonts w:ascii="宋体" w:hAnsi="宋体" w:eastAsia="宋体"/>
                <w:sz w:val="21"/>
              </w:rPr>
              <w:t>7</w:t>
            </w:r>
          </w:p>
        </w:tc>
        <w:tc>
          <w:tcPr>
            <w:tcW w:w="1701" w:type="dxa"/>
            <w:vAlign w:val="center"/>
          </w:tcPr>
          <w:p w14:paraId="7A1BA3BE">
            <w:pPr>
              <w:spacing w:after="0" w:line="240" w:lineRule="auto"/>
            </w:pPr>
            <w:r>
              <w:rPr>
                <w:rFonts w:ascii="宋体" w:hAnsi="宋体" w:eastAsia="宋体"/>
                <w:sz w:val="21"/>
              </w:rPr>
              <w:t>数据备份/容灾</w:t>
            </w:r>
          </w:p>
        </w:tc>
        <w:tc>
          <w:tcPr>
            <w:tcW w:w="5102" w:type="dxa"/>
            <w:vAlign w:val="center"/>
          </w:tcPr>
          <w:p w14:paraId="1165AF41">
            <w:pPr>
              <w:spacing w:after="0" w:line="240" w:lineRule="auto"/>
              <w:rPr>
                <w:lang w:eastAsia="zh-CN"/>
              </w:rPr>
            </w:pPr>
            <w:r>
              <w:rPr>
                <w:rFonts w:ascii="宋体" w:hAnsi="宋体" w:eastAsia="宋体"/>
                <w:sz w:val="21"/>
                <w:lang w:eastAsia="zh-CN"/>
              </w:rPr>
              <w:t>备份范围需覆盖所有关键的电子记录和元数据，确保能够完整重建GxP活动</w:t>
            </w:r>
          </w:p>
        </w:tc>
        <w:tc>
          <w:tcPr>
            <w:tcW w:w="1417" w:type="dxa"/>
            <w:vAlign w:val="center"/>
          </w:tcPr>
          <w:p w14:paraId="0501146D">
            <w:pPr>
              <w:spacing w:after="0" w:line="240" w:lineRule="auto"/>
              <w:jc w:val="center"/>
            </w:pPr>
            <w:r>
              <w:rPr>
                <w:rFonts w:ascii="宋体" w:hAnsi="宋体" w:eastAsia="宋体"/>
                <w:sz w:val="21"/>
              </w:rPr>
              <w:t>必须</w:t>
            </w:r>
          </w:p>
        </w:tc>
      </w:tr>
      <w:tr w14:paraId="3FE0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BC4EA18">
            <w:pPr>
              <w:spacing w:after="0" w:line="240" w:lineRule="auto"/>
              <w:jc w:val="center"/>
            </w:pPr>
            <w:r>
              <w:rPr>
                <w:rFonts w:ascii="宋体" w:hAnsi="宋体" w:eastAsia="宋体"/>
                <w:sz w:val="21"/>
              </w:rPr>
              <w:t>8</w:t>
            </w:r>
          </w:p>
        </w:tc>
        <w:tc>
          <w:tcPr>
            <w:tcW w:w="1701" w:type="dxa"/>
            <w:vAlign w:val="center"/>
          </w:tcPr>
          <w:p w14:paraId="7C559440">
            <w:pPr>
              <w:spacing w:after="0" w:line="240" w:lineRule="auto"/>
            </w:pPr>
            <w:r>
              <w:rPr>
                <w:rFonts w:ascii="宋体" w:hAnsi="宋体" w:eastAsia="宋体"/>
                <w:sz w:val="21"/>
              </w:rPr>
              <w:t>访问控制</w:t>
            </w:r>
          </w:p>
        </w:tc>
        <w:tc>
          <w:tcPr>
            <w:tcW w:w="5102" w:type="dxa"/>
            <w:vAlign w:val="center"/>
          </w:tcPr>
          <w:p w14:paraId="7A254CEA">
            <w:pPr>
              <w:spacing w:after="0" w:line="240" w:lineRule="auto"/>
              <w:rPr>
                <w:lang w:eastAsia="zh-CN"/>
              </w:rPr>
            </w:pPr>
            <w:r>
              <w:rPr>
                <w:rFonts w:ascii="宋体" w:hAnsi="宋体" w:eastAsia="宋体"/>
                <w:sz w:val="21"/>
                <w:lang w:eastAsia="zh-CN"/>
              </w:rPr>
              <w:t>建立基于角色的访问控制（RBAC）、强制定期更换口令、会话超时自动注销、严格的权限审批与复核流程</w:t>
            </w:r>
          </w:p>
        </w:tc>
        <w:tc>
          <w:tcPr>
            <w:tcW w:w="1417" w:type="dxa"/>
            <w:vAlign w:val="center"/>
          </w:tcPr>
          <w:p w14:paraId="04049BFB">
            <w:pPr>
              <w:spacing w:after="0" w:line="240" w:lineRule="auto"/>
              <w:jc w:val="center"/>
            </w:pPr>
            <w:r>
              <w:rPr>
                <w:rFonts w:ascii="宋体" w:hAnsi="宋体" w:eastAsia="宋体"/>
                <w:sz w:val="21"/>
              </w:rPr>
              <w:t>必须</w:t>
            </w:r>
          </w:p>
        </w:tc>
      </w:tr>
      <w:tr w14:paraId="15D3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76B274B">
            <w:pPr>
              <w:spacing w:after="0" w:line="240" w:lineRule="auto"/>
              <w:jc w:val="center"/>
            </w:pPr>
            <w:r>
              <w:rPr>
                <w:rFonts w:ascii="宋体" w:hAnsi="宋体" w:eastAsia="宋体"/>
                <w:sz w:val="21"/>
              </w:rPr>
              <w:t>9</w:t>
            </w:r>
          </w:p>
        </w:tc>
        <w:tc>
          <w:tcPr>
            <w:tcW w:w="1701" w:type="dxa"/>
            <w:vAlign w:val="center"/>
          </w:tcPr>
          <w:p w14:paraId="54CF28E9">
            <w:pPr>
              <w:spacing w:after="0" w:line="240" w:lineRule="auto"/>
            </w:pPr>
            <w:r>
              <w:rPr>
                <w:rFonts w:ascii="宋体" w:hAnsi="宋体" w:eastAsia="宋体"/>
                <w:sz w:val="21"/>
              </w:rPr>
              <w:t>数据安全</w:t>
            </w:r>
          </w:p>
        </w:tc>
        <w:tc>
          <w:tcPr>
            <w:tcW w:w="5102" w:type="dxa"/>
            <w:vAlign w:val="center"/>
          </w:tcPr>
          <w:p w14:paraId="2A61431F">
            <w:pPr>
              <w:spacing w:after="0" w:line="240" w:lineRule="auto"/>
              <w:rPr>
                <w:lang w:eastAsia="zh-CN"/>
              </w:rPr>
            </w:pPr>
            <w:r>
              <w:rPr>
                <w:rFonts w:ascii="宋体" w:hAnsi="宋体" w:eastAsia="宋体"/>
                <w:sz w:val="21"/>
                <w:lang w:eastAsia="zh-CN"/>
              </w:rPr>
              <w:t>系统应通过身份认证、数据隔离、权限设定、访问白名单、监控特权账号、数据加密传输、访问日志审计等方式确保系统数据安全可控，并支持业务数据可公司本地备份</w:t>
            </w:r>
          </w:p>
        </w:tc>
        <w:tc>
          <w:tcPr>
            <w:tcW w:w="1417" w:type="dxa"/>
            <w:vAlign w:val="center"/>
          </w:tcPr>
          <w:p w14:paraId="7058B2E2">
            <w:pPr>
              <w:spacing w:after="0" w:line="240" w:lineRule="auto"/>
              <w:jc w:val="center"/>
            </w:pPr>
            <w:r>
              <w:rPr>
                <w:rFonts w:ascii="宋体" w:hAnsi="宋体" w:eastAsia="宋体"/>
                <w:sz w:val="21"/>
              </w:rPr>
              <w:t>必须</w:t>
            </w:r>
          </w:p>
        </w:tc>
      </w:tr>
    </w:tbl>
    <w:p w14:paraId="6BC570AD"/>
    <w:p w14:paraId="10807AD0">
      <w:pPr>
        <w:rPr>
          <w:lang w:eastAsia="zh-CN"/>
        </w:rPr>
      </w:pPr>
      <w:r>
        <w:rPr>
          <w:rFonts w:ascii="黑体" w:hAnsi="黑体" w:eastAsia="黑体"/>
          <w:b/>
          <w:sz w:val="24"/>
          <w:lang w:eastAsia="zh-CN"/>
        </w:rPr>
        <w:t>4.3 功能需求——源系统接入</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4"/>
        <w:gridCol w:w="1774"/>
        <w:gridCol w:w="3980"/>
        <w:gridCol w:w="1554"/>
      </w:tblGrid>
      <w:tr w14:paraId="650B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2BF4287F">
            <w:pPr>
              <w:spacing w:after="0" w:line="240" w:lineRule="auto"/>
              <w:jc w:val="center"/>
            </w:pPr>
            <w:r>
              <w:rPr>
                <w:rFonts w:ascii="黑体" w:hAnsi="黑体" w:eastAsia="黑体"/>
                <w:b/>
                <w:sz w:val="21"/>
              </w:rPr>
              <w:t>序号</w:t>
            </w:r>
          </w:p>
        </w:tc>
        <w:tc>
          <w:tcPr>
            <w:tcW w:w="2161" w:type="dxa"/>
            <w:vAlign w:val="center"/>
          </w:tcPr>
          <w:p w14:paraId="50C26D0C">
            <w:pPr>
              <w:spacing w:after="0" w:line="240" w:lineRule="auto"/>
              <w:jc w:val="center"/>
            </w:pPr>
            <w:r>
              <w:rPr>
                <w:rFonts w:ascii="黑体" w:hAnsi="黑体" w:eastAsia="黑体"/>
                <w:b/>
                <w:sz w:val="21"/>
              </w:rPr>
              <w:t>需求分类</w:t>
            </w:r>
          </w:p>
        </w:tc>
        <w:tc>
          <w:tcPr>
            <w:tcW w:w="2161" w:type="dxa"/>
            <w:vAlign w:val="center"/>
          </w:tcPr>
          <w:p w14:paraId="4DDE4830">
            <w:pPr>
              <w:spacing w:after="0" w:line="240" w:lineRule="auto"/>
              <w:jc w:val="center"/>
            </w:pPr>
            <w:r>
              <w:rPr>
                <w:rFonts w:ascii="黑体" w:hAnsi="黑体" w:eastAsia="黑体"/>
                <w:b/>
                <w:sz w:val="21"/>
              </w:rPr>
              <w:t>需求描述</w:t>
            </w:r>
          </w:p>
        </w:tc>
        <w:tc>
          <w:tcPr>
            <w:tcW w:w="2161" w:type="dxa"/>
            <w:vAlign w:val="center"/>
          </w:tcPr>
          <w:p w14:paraId="638449AE">
            <w:pPr>
              <w:spacing w:after="0" w:line="240" w:lineRule="auto"/>
              <w:jc w:val="center"/>
            </w:pPr>
            <w:r>
              <w:rPr>
                <w:rFonts w:ascii="黑体" w:hAnsi="黑体" w:eastAsia="黑体"/>
                <w:b/>
                <w:sz w:val="21"/>
              </w:rPr>
              <w:t>必须或期望</w:t>
            </w:r>
          </w:p>
        </w:tc>
      </w:tr>
      <w:tr w14:paraId="4685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3B2E7EF">
            <w:pPr>
              <w:spacing w:after="0" w:line="240" w:lineRule="auto"/>
              <w:jc w:val="center"/>
            </w:pPr>
            <w:r>
              <w:rPr>
                <w:rFonts w:ascii="宋体" w:hAnsi="宋体" w:eastAsia="宋体"/>
                <w:sz w:val="21"/>
              </w:rPr>
              <w:t>10</w:t>
            </w:r>
          </w:p>
        </w:tc>
        <w:tc>
          <w:tcPr>
            <w:tcW w:w="1701" w:type="dxa"/>
            <w:vAlign w:val="center"/>
          </w:tcPr>
          <w:p w14:paraId="0178609E">
            <w:pPr>
              <w:spacing w:after="0" w:line="240" w:lineRule="auto"/>
            </w:pPr>
            <w:r>
              <w:rPr>
                <w:rFonts w:ascii="宋体" w:hAnsi="宋体" w:eastAsia="宋体"/>
                <w:sz w:val="21"/>
              </w:rPr>
              <w:t>太美EDC接入</w:t>
            </w:r>
          </w:p>
        </w:tc>
        <w:tc>
          <w:tcPr>
            <w:tcW w:w="5102" w:type="dxa"/>
            <w:vAlign w:val="center"/>
          </w:tcPr>
          <w:p w14:paraId="021F47FF">
            <w:pPr>
              <w:spacing w:after="0" w:line="240" w:lineRule="auto"/>
            </w:pPr>
            <w:r>
              <w:rPr>
                <w:rFonts w:ascii="宋体" w:hAnsi="宋体" w:eastAsia="宋体"/>
                <w:sz w:val="21"/>
              </w:rPr>
              <w:t>接入太美EDC（eCollect 5/6）：原始域表+稽查痕迹，native路径接入；约60标准表/2100+字段</w:t>
            </w:r>
          </w:p>
        </w:tc>
        <w:tc>
          <w:tcPr>
            <w:tcW w:w="1417" w:type="dxa"/>
            <w:vAlign w:val="center"/>
          </w:tcPr>
          <w:p w14:paraId="0519B6C4">
            <w:pPr>
              <w:spacing w:after="0" w:line="240" w:lineRule="auto"/>
              <w:jc w:val="center"/>
            </w:pPr>
            <w:r>
              <w:rPr>
                <w:rFonts w:ascii="宋体" w:hAnsi="宋体" w:eastAsia="宋体"/>
                <w:sz w:val="21"/>
              </w:rPr>
              <w:t>必须</w:t>
            </w:r>
          </w:p>
        </w:tc>
      </w:tr>
      <w:tr w14:paraId="5D30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236864">
            <w:pPr>
              <w:spacing w:after="0" w:line="240" w:lineRule="auto"/>
              <w:jc w:val="center"/>
            </w:pPr>
            <w:r>
              <w:rPr>
                <w:rFonts w:ascii="宋体" w:hAnsi="宋体" w:eastAsia="宋体"/>
                <w:sz w:val="21"/>
              </w:rPr>
              <w:t>11</w:t>
            </w:r>
          </w:p>
        </w:tc>
        <w:tc>
          <w:tcPr>
            <w:tcW w:w="1701" w:type="dxa"/>
            <w:vAlign w:val="center"/>
          </w:tcPr>
          <w:p w14:paraId="0C68B386">
            <w:pPr>
              <w:spacing w:after="0" w:line="240" w:lineRule="auto"/>
            </w:pPr>
            <w:r>
              <w:rPr>
                <w:rFonts w:ascii="宋体" w:hAnsi="宋体" w:eastAsia="宋体"/>
                <w:sz w:val="21"/>
              </w:rPr>
              <w:t>Medidata Rave接入</w:t>
            </w:r>
          </w:p>
        </w:tc>
        <w:tc>
          <w:tcPr>
            <w:tcW w:w="5102" w:type="dxa"/>
            <w:vAlign w:val="center"/>
          </w:tcPr>
          <w:p w14:paraId="27BBE470">
            <w:pPr>
              <w:spacing w:after="0" w:line="240" w:lineRule="auto"/>
            </w:pPr>
            <w:r>
              <w:rPr>
                <w:rFonts w:ascii="宋体" w:hAnsi="宋体" w:eastAsia="宋体"/>
                <w:sz w:val="21"/>
              </w:rPr>
              <w:t>接入Medidata Rave EDC：原始域表，经RWS（Rave Web Services）抽取；依SDTM Lite统一标准分批纳入</w:t>
            </w:r>
          </w:p>
        </w:tc>
        <w:tc>
          <w:tcPr>
            <w:tcW w:w="1417" w:type="dxa"/>
            <w:vAlign w:val="center"/>
          </w:tcPr>
          <w:p w14:paraId="6E375E79">
            <w:pPr>
              <w:spacing w:after="0" w:line="240" w:lineRule="auto"/>
              <w:jc w:val="center"/>
            </w:pPr>
            <w:r>
              <w:rPr>
                <w:rFonts w:ascii="宋体" w:hAnsi="宋体" w:eastAsia="宋体"/>
                <w:sz w:val="21"/>
              </w:rPr>
              <w:t>必须</w:t>
            </w:r>
          </w:p>
        </w:tc>
      </w:tr>
      <w:tr w14:paraId="594A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D50810B">
            <w:pPr>
              <w:spacing w:after="0" w:line="240" w:lineRule="auto"/>
              <w:jc w:val="center"/>
            </w:pPr>
            <w:r>
              <w:rPr>
                <w:rFonts w:ascii="宋体" w:hAnsi="宋体" w:eastAsia="宋体"/>
                <w:sz w:val="21"/>
              </w:rPr>
              <w:t>12</w:t>
            </w:r>
          </w:p>
        </w:tc>
        <w:tc>
          <w:tcPr>
            <w:tcW w:w="1701" w:type="dxa"/>
            <w:vAlign w:val="center"/>
          </w:tcPr>
          <w:p w14:paraId="34735305">
            <w:pPr>
              <w:spacing w:after="0" w:line="240" w:lineRule="auto"/>
            </w:pPr>
            <w:r>
              <w:rPr>
                <w:rFonts w:ascii="宋体" w:hAnsi="宋体" w:eastAsia="宋体"/>
                <w:sz w:val="21"/>
              </w:rPr>
              <w:t>CTMS接入</w:t>
            </w:r>
          </w:p>
        </w:tc>
        <w:tc>
          <w:tcPr>
            <w:tcW w:w="5102" w:type="dxa"/>
            <w:vAlign w:val="center"/>
          </w:tcPr>
          <w:p w14:paraId="4744C05B">
            <w:pPr>
              <w:spacing w:after="0" w:line="240" w:lineRule="auto"/>
            </w:pPr>
            <w:r>
              <w:rPr>
                <w:rFonts w:ascii="宋体" w:hAnsi="宋体" w:eastAsia="宋体"/>
                <w:sz w:val="21"/>
              </w:rPr>
              <w:t>接入太美CTMS（eCooperate）：DIM/DWD清洗+推送OSS；轻量取数（里程碑/入组汇总），约20表/1000+字段</w:t>
            </w:r>
          </w:p>
        </w:tc>
        <w:tc>
          <w:tcPr>
            <w:tcW w:w="1417" w:type="dxa"/>
            <w:vAlign w:val="center"/>
          </w:tcPr>
          <w:p w14:paraId="33943F39">
            <w:pPr>
              <w:spacing w:after="0" w:line="240" w:lineRule="auto"/>
              <w:jc w:val="center"/>
            </w:pPr>
            <w:r>
              <w:rPr>
                <w:rFonts w:ascii="宋体" w:hAnsi="宋体" w:eastAsia="宋体"/>
                <w:sz w:val="21"/>
              </w:rPr>
              <w:t>必须</w:t>
            </w:r>
          </w:p>
        </w:tc>
      </w:tr>
      <w:tr w14:paraId="79C9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E4EFE13">
            <w:pPr>
              <w:spacing w:after="0" w:line="240" w:lineRule="auto"/>
              <w:jc w:val="center"/>
            </w:pPr>
            <w:r>
              <w:rPr>
                <w:rFonts w:ascii="宋体" w:hAnsi="宋体" w:eastAsia="宋体"/>
                <w:sz w:val="21"/>
              </w:rPr>
              <w:t>13</w:t>
            </w:r>
          </w:p>
        </w:tc>
        <w:tc>
          <w:tcPr>
            <w:tcW w:w="1701" w:type="dxa"/>
            <w:vAlign w:val="center"/>
          </w:tcPr>
          <w:p w14:paraId="0775D262">
            <w:pPr>
              <w:spacing w:after="0" w:line="240" w:lineRule="auto"/>
            </w:pPr>
            <w:r>
              <w:rPr>
                <w:rFonts w:ascii="宋体" w:hAnsi="宋体" w:eastAsia="宋体"/>
                <w:sz w:val="21"/>
              </w:rPr>
              <w:t>Argus PV接入</w:t>
            </w:r>
          </w:p>
        </w:tc>
        <w:tc>
          <w:tcPr>
            <w:tcW w:w="5102" w:type="dxa"/>
            <w:vAlign w:val="center"/>
          </w:tcPr>
          <w:p w14:paraId="4E14A4E9">
            <w:pPr>
              <w:spacing w:after="0" w:line="240" w:lineRule="auto"/>
            </w:pPr>
            <w:r>
              <w:rPr>
                <w:rFonts w:hint="eastAsia" w:ascii="宋体" w:hAnsi="宋体" w:eastAsia="宋体"/>
                <w:sz w:val="21"/>
                <w:lang w:val="en-US" w:eastAsia="zh-CN"/>
              </w:rPr>
              <w:t>Argus供应商提供接入情况下，</w:t>
            </w:r>
            <w:r>
              <w:rPr>
                <w:rFonts w:ascii="宋体" w:hAnsi="宋体" w:eastAsia="宋体"/>
                <w:sz w:val="21"/>
              </w:rPr>
              <w:t>接入Argus药物警戒系统：ODI ETL + Oracle视图+受限直连安全配置；约20表/280+字段</w:t>
            </w:r>
          </w:p>
        </w:tc>
        <w:tc>
          <w:tcPr>
            <w:tcW w:w="1417" w:type="dxa"/>
            <w:vAlign w:val="center"/>
          </w:tcPr>
          <w:p w14:paraId="0907580A">
            <w:pPr>
              <w:spacing w:after="0" w:line="240" w:lineRule="auto"/>
              <w:jc w:val="center"/>
            </w:pPr>
            <w:r>
              <w:rPr>
                <w:rFonts w:ascii="宋体" w:hAnsi="宋体" w:eastAsia="宋体"/>
                <w:sz w:val="21"/>
              </w:rPr>
              <w:t>必须</w:t>
            </w:r>
          </w:p>
        </w:tc>
      </w:tr>
      <w:tr w14:paraId="6EAB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3CA16E4">
            <w:pPr>
              <w:spacing w:after="0" w:line="240" w:lineRule="auto"/>
              <w:jc w:val="center"/>
            </w:pPr>
            <w:r>
              <w:rPr>
                <w:rFonts w:ascii="宋体" w:hAnsi="宋体" w:eastAsia="宋体"/>
                <w:sz w:val="21"/>
              </w:rPr>
              <w:t>14</w:t>
            </w:r>
          </w:p>
        </w:tc>
        <w:tc>
          <w:tcPr>
            <w:tcW w:w="1701" w:type="dxa"/>
            <w:vAlign w:val="center"/>
          </w:tcPr>
          <w:p w14:paraId="6ADCF4E1">
            <w:pPr>
              <w:spacing w:after="0" w:line="240" w:lineRule="auto"/>
            </w:pPr>
            <w:r>
              <w:rPr>
                <w:rFonts w:ascii="宋体" w:hAnsi="宋体" w:eastAsia="宋体"/>
                <w:sz w:val="21"/>
              </w:rPr>
              <w:t>MDM对接</w:t>
            </w:r>
          </w:p>
        </w:tc>
        <w:tc>
          <w:tcPr>
            <w:tcW w:w="5102" w:type="dxa"/>
            <w:vAlign w:val="center"/>
          </w:tcPr>
          <w:p w14:paraId="39AB4397">
            <w:pPr>
              <w:spacing w:after="0" w:line="240" w:lineRule="auto"/>
              <w:rPr>
                <w:lang w:eastAsia="zh-CN"/>
              </w:rPr>
            </w:pPr>
            <w:r>
              <w:rPr>
                <w:rFonts w:ascii="宋体" w:hAnsi="宋体" w:eastAsia="宋体"/>
                <w:sz w:val="21"/>
                <w:lang w:eastAsia="zh-CN"/>
              </w:rPr>
              <w:t>与华东MDM主数据系统对接，以"唯一项目编号"作为全局主键，实现跨系统数据关联与口径统一</w:t>
            </w:r>
          </w:p>
        </w:tc>
        <w:tc>
          <w:tcPr>
            <w:tcW w:w="1417" w:type="dxa"/>
            <w:vAlign w:val="center"/>
          </w:tcPr>
          <w:p w14:paraId="7A4CC840">
            <w:pPr>
              <w:spacing w:after="0" w:line="240" w:lineRule="auto"/>
              <w:jc w:val="center"/>
            </w:pPr>
            <w:r>
              <w:rPr>
                <w:rFonts w:ascii="宋体" w:hAnsi="宋体" w:eastAsia="宋体"/>
                <w:sz w:val="21"/>
              </w:rPr>
              <w:t>必须</w:t>
            </w:r>
          </w:p>
        </w:tc>
      </w:tr>
    </w:tbl>
    <w:p w14:paraId="3A1B7D69"/>
    <w:p w14:paraId="4BA6EA9A">
      <w:pPr>
        <w:rPr>
          <w:lang w:eastAsia="zh-CN"/>
        </w:rPr>
      </w:pPr>
      <w:r>
        <w:rPr>
          <w:rFonts w:ascii="黑体" w:hAnsi="黑体" w:eastAsia="黑体"/>
          <w:b/>
          <w:sz w:val="24"/>
          <w:lang w:eastAsia="zh-CN"/>
        </w:rPr>
        <w:t>4.4 功能需求——标准资产层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702"/>
        <w:gridCol w:w="3883"/>
        <w:gridCol w:w="1639"/>
      </w:tblGrid>
      <w:tr w14:paraId="68D7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5D82FE65">
            <w:pPr>
              <w:spacing w:after="0" w:line="240" w:lineRule="auto"/>
              <w:jc w:val="center"/>
            </w:pPr>
            <w:r>
              <w:rPr>
                <w:rFonts w:ascii="黑体" w:hAnsi="黑体" w:eastAsia="黑体"/>
                <w:b/>
                <w:sz w:val="21"/>
              </w:rPr>
              <w:t>序号</w:t>
            </w:r>
          </w:p>
        </w:tc>
        <w:tc>
          <w:tcPr>
            <w:tcW w:w="2161" w:type="dxa"/>
            <w:vAlign w:val="center"/>
          </w:tcPr>
          <w:p w14:paraId="05664A7A">
            <w:pPr>
              <w:spacing w:after="0" w:line="240" w:lineRule="auto"/>
              <w:jc w:val="center"/>
            </w:pPr>
            <w:r>
              <w:rPr>
                <w:rFonts w:ascii="黑体" w:hAnsi="黑体" w:eastAsia="黑体"/>
                <w:b/>
                <w:sz w:val="21"/>
              </w:rPr>
              <w:t>需求分类</w:t>
            </w:r>
          </w:p>
        </w:tc>
        <w:tc>
          <w:tcPr>
            <w:tcW w:w="2161" w:type="dxa"/>
            <w:vAlign w:val="center"/>
          </w:tcPr>
          <w:p w14:paraId="4043DF5F">
            <w:pPr>
              <w:spacing w:after="0" w:line="240" w:lineRule="auto"/>
              <w:jc w:val="center"/>
            </w:pPr>
            <w:r>
              <w:rPr>
                <w:rFonts w:ascii="黑体" w:hAnsi="黑体" w:eastAsia="黑体"/>
                <w:b/>
                <w:sz w:val="21"/>
              </w:rPr>
              <w:t>需求描述</w:t>
            </w:r>
          </w:p>
        </w:tc>
        <w:tc>
          <w:tcPr>
            <w:tcW w:w="2161" w:type="dxa"/>
            <w:vAlign w:val="center"/>
          </w:tcPr>
          <w:p w14:paraId="06DD0A12">
            <w:pPr>
              <w:spacing w:after="0" w:line="240" w:lineRule="auto"/>
              <w:jc w:val="center"/>
            </w:pPr>
            <w:r>
              <w:rPr>
                <w:rFonts w:ascii="黑体" w:hAnsi="黑体" w:eastAsia="黑体"/>
                <w:b/>
                <w:sz w:val="21"/>
              </w:rPr>
              <w:t>必须或期望</w:t>
            </w:r>
          </w:p>
        </w:tc>
      </w:tr>
      <w:tr w14:paraId="4B3C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12E84D8">
            <w:pPr>
              <w:spacing w:after="0" w:line="240" w:lineRule="auto"/>
              <w:jc w:val="center"/>
            </w:pPr>
            <w:r>
              <w:rPr>
                <w:rFonts w:ascii="宋体" w:hAnsi="宋体" w:eastAsia="宋体"/>
                <w:sz w:val="21"/>
              </w:rPr>
              <w:t>15</w:t>
            </w:r>
          </w:p>
        </w:tc>
        <w:tc>
          <w:tcPr>
            <w:tcW w:w="1701" w:type="dxa"/>
            <w:vAlign w:val="center"/>
          </w:tcPr>
          <w:p w14:paraId="30AB20FF">
            <w:pPr>
              <w:spacing w:after="0" w:line="240" w:lineRule="auto"/>
            </w:pPr>
            <w:r>
              <w:rPr>
                <w:rFonts w:ascii="宋体" w:hAnsi="宋体" w:eastAsia="宋体"/>
                <w:sz w:val="21"/>
              </w:rPr>
              <w:t>SDTM Lite标准转换</w:t>
            </w:r>
          </w:p>
        </w:tc>
        <w:tc>
          <w:tcPr>
            <w:tcW w:w="5102" w:type="dxa"/>
            <w:vAlign w:val="center"/>
          </w:tcPr>
          <w:p w14:paraId="301D97E7">
            <w:pPr>
              <w:spacing w:after="0" w:line="240" w:lineRule="auto"/>
              <w:rPr>
                <w:lang w:eastAsia="zh-CN"/>
              </w:rPr>
            </w:pPr>
            <w:r>
              <w:rPr>
                <w:rFonts w:ascii="宋体" w:hAnsi="宋体" w:eastAsia="宋体"/>
                <w:sz w:val="21"/>
                <w:lang w:eastAsia="zh-CN"/>
              </w:rPr>
              <w:t>建设SDTM Lite标准库与转换工程，一次构建、所有EDC/SDTM源复用；标准化输出约90+数据域/2,200+字段/1,000+字段映射</w:t>
            </w:r>
          </w:p>
        </w:tc>
        <w:tc>
          <w:tcPr>
            <w:tcW w:w="1417" w:type="dxa"/>
            <w:vAlign w:val="center"/>
          </w:tcPr>
          <w:p w14:paraId="7A593468">
            <w:pPr>
              <w:spacing w:after="0" w:line="240" w:lineRule="auto"/>
              <w:jc w:val="center"/>
            </w:pPr>
            <w:r>
              <w:rPr>
                <w:rFonts w:ascii="宋体" w:hAnsi="宋体" w:eastAsia="宋体"/>
                <w:sz w:val="21"/>
              </w:rPr>
              <w:t>必须</w:t>
            </w:r>
          </w:p>
        </w:tc>
      </w:tr>
      <w:tr w14:paraId="1760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B683B8C">
            <w:pPr>
              <w:spacing w:after="0" w:line="240" w:lineRule="auto"/>
              <w:jc w:val="center"/>
            </w:pPr>
            <w:r>
              <w:rPr>
                <w:rFonts w:ascii="宋体" w:hAnsi="宋体" w:eastAsia="宋体"/>
                <w:sz w:val="21"/>
              </w:rPr>
              <w:t>16</w:t>
            </w:r>
          </w:p>
        </w:tc>
        <w:tc>
          <w:tcPr>
            <w:tcW w:w="1701" w:type="dxa"/>
            <w:vAlign w:val="center"/>
          </w:tcPr>
          <w:p w14:paraId="18C16724">
            <w:pPr>
              <w:spacing w:after="0" w:line="240" w:lineRule="auto"/>
            </w:pPr>
            <w:r>
              <w:rPr>
                <w:rFonts w:ascii="宋体" w:hAnsi="宋体" w:eastAsia="宋体"/>
                <w:sz w:val="21"/>
              </w:rPr>
              <w:t>主数据模型</w:t>
            </w:r>
          </w:p>
        </w:tc>
        <w:tc>
          <w:tcPr>
            <w:tcW w:w="5102" w:type="dxa"/>
            <w:vAlign w:val="center"/>
          </w:tcPr>
          <w:p w14:paraId="4E9E9E87">
            <w:pPr>
              <w:spacing w:after="0" w:line="240" w:lineRule="auto"/>
              <w:rPr>
                <w:lang w:eastAsia="zh-CN"/>
              </w:rPr>
            </w:pPr>
            <w:r>
              <w:rPr>
                <w:rFonts w:ascii="宋体" w:hAnsi="宋体" w:eastAsia="宋体"/>
                <w:sz w:val="21"/>
                <w:lang w:eastAsia="zh-CN"/>
              </w:rPr>
              <w:t>建立5个核心实体（研发项目、受试者唯一ID、研究中心、人员、研究药物）设计与关系建模，已覆盖MDM对接需求</w:t>
            </w:r>
          </w:p>
        </w:tc>
        <w:tc>
          <w:tcPr>
            <w:tcW w:w="1417" w:type="dxa"/>
            <w:vAlign w:val="center"/>
          </w:tcPr>
          <w:p w14:paraId="363481B4">
            <w:pPr>
              <w:spacing w:after="0" w:line="240" w:lineRule="auto"/>
              <w:jc w:val="center"/>
            </w:pPr>
            <w:r>
              <w:rPr>
                <w:rFonts w:ascii="宋体" w:hAnsi="宋体" w:eastAsia="宋体"/>
                <w:sz w:val="21"/>
              </w:rPr>
              <w:t>必须</w:t>
            </w:r>
          </w:p>
        </w:tc>
      </w:tr>
      <w:tr w14:paraId="38DE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F67865E">
            <w:pPr>
              <w:spacing w:after="0" w:line="240" w:lineRule="auto"/>
              <w:jc w:val="center"/>
            </w:pPr>
            <w:r>
              <w:rPr>
                <w:rFonts w:ascii="宋体" w:hAnsi="宋体" w:eastAsia="宋体"/>
                <w:sz w:val="21"/>
              </w:rPr>
              <w:t>17</w:t>
            </w:r>
          </w:p>
        </w:tc>
        <w:tc>
          <w:tcPr>
            <w:tcW w:w="1701" w:type="dxa"/>
            <w:vAlign w:val="center"/>
          </w:tcPr>
          <w:p w14:paraId="719AB477">
            <w:pPr>
              <w:spacing w:after="0" w:line="240" w:lineRule="auto"/>
            </w:pPr>
            <w:r>
              <w:rPr>
                <w:rFonts w:ascii="宋体" w:hAnsi="宋体" w:eastAsia="宋体"/>
                <w:sz w:val="21"/>
              </w:rPr>
              <w:t>主数据清洗</w:t>
            </w:r>
          </w:p>
        </w:tc>
        <w:tc>
          <w:tcPr>
            <w:tcW w:w="5102" w:type="dxa"/>
            <w:vAlign w:val="center"/>
          </w:tcPr>
          <w:p w14:paraId="570A1DDC">
            <w:pPr>
              <w:spacing w:after="0" w:line="240" w:lineRule="auto"/>
              <w:rPr>
                <w:lang w:eastAsia="zh-CN"/>
              </w:rPr>
            </w:pPr>
            <w:r>
              <w:rPr>
                <w:rFonts w:ascii="宋体" w:hAnsi="宋体" w:eastAsia="宋体"/>
                <w:sz w:val="21"/>
                <w:lang w:eastAsia="zh-CN"/>
              </w:rPr>
              <w:t>制定跨系统对齐+清洗规则库，针对异构源系统在SDTM标准化前完成跨系统清洗对齐</w:t>
            </w:r>
          </w:p>
        </w:tc>
        <w:tc>
          <w:tcPr>
            <w:tcW w:w="1417" w:type="dxa"/>
            <w:vAlign w:val="center"/>
          </w:tcPr>
          <w:p w14:paraId="3A2858AA">
            <w:pPr>
              <w:spacing w:after="0" w:line="240" w:lineRule="auto"/>
              <w:jc w:val="center"/>
            </w:pPr>
            <w:r>
              <w:rPr>
                <w:rFonts w:ascii="宋体" w:hAnsi="宋体" w:eastAsia="宋体"/>
                <w:sz w:val="21"/>
              </w:rPr>
              <w:t>必须</w:t>
            </w:r>
          </w:p>
        </w:tc>
      </w:tr>
      <w:tr w14:paraId="388C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14F320A">
            <w:pPr>
              <w:spacing w:after="0" w:line="240" w:lineRule="auto"/>
              <w:jc w:val="center"/>
            </w:pPr>
            <w:r>
              <w:rPr>
                <w:rFonts w:ascii="宋体" w:hAnsi="宋体" w:eastAsia="宋体"/>
                <w:sz w:val="21"/>
              </w:rPr>
              <w:t>18</w:t>
            </w:r>
          </w:p>
        </w:tc>
        <w:tc>
          <w:tcPr>
            <w:tcW w:w="1701" w:type="dxa"/>
            <w:vAlign w:val="center"/>
          </w:tcPr>
          <w:p w14:paraId="163F93BC">
            <w:pPr>
              <w:spacing w:after="0" w:line="240" w:lineRule="auto"/>
            </w:pPr>
            <w:r>
              <w:rPr>
                <w:rFonts w:ascii="宋体" w:hAnsi="宋体" w:eastAsia="宋体"/>
                <w:sz w:val="21"/>
              </w:rPr>
              <w:t>指标地图与口径</w:t>
            </w:r>
          </w:p>
        </w:tc>
        <w:tc>
          <w:tcPr>
            <w:tcW w:w="5102" w:type="dxa"/>
            <w:vAlign w:val="center"/>
          </w:tcPr>
          <w:p w14:paraId="20134E91">
            <w:pPr>
              <w:spacing w:after="0" w:line="240" w:lineRule="auto"/>
              <w:rPr>
                <w:lang w:eastAsia="zh-CN"/>
              </w:rPr>
            </w:pPr>
            <w:r>
              <w:rPr>
                <w:rFonts w:ascii="宋体" w:hAnsi="宋体" w:eastAsia="宋体"/>
                <w:sz w:val="21"/>
                <w:lang w:eastAsia="zh-CN"/>
              </w:rPr>
              <w:t>建立统一指标定义与监控规则，避免口径分歧；沉淀指标约400个</w:t>
            </w:r>
          </w:p>
        </w:tc>
        <w:tc>
          <w:tcPr>
            <w:tcW w:w="1417" w:type="dxa"/>
            <w:vAlign w:val="center"/>
          </w:tcPr>
          <w:p w14:paraId="1FB9DE27">
            <w:pPr>
              <w:spacing w:after="0" w:line="240" w:lineRule="auto"/>
              <w:jc w:val="center"/>
            </w:pPr>
            <w:r>
              <w:rPr>
                <w:rFonts w:ascii="宋体" w:hAnsi="宋体" w:eastAsia="宋体"/>
                <w:sz w:val="21"/>
              </w:rPr>
              <w:t>必须</w:t>
            </w:r>
          </w:p>
        </w:tc>
      </w:tr>
      <w:tr w14:paraId="7400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A0AE28D">
            <w:pPr>
              <w:spacing w:after="0" w:line="240" w:lineRule="auto"/>
              <w:jc w:val="center"/>
            </w:pPr>
            <w:r>
              <w:rPr>
                <w:rFonts w:ascii="宋体" w:hAnsi="宋体" w:eastAsia="宋体"/>
                <w:sz w:val="21"/>
              </w:rPr>
              <w:t>19</w:t>
            </w:r>
          </w:p>
        </w:tc>
        <w:tc>
          <w:tcPr>
            <w:tcW w:w="1701" w:type="dxa"/>
            <w:vAlign w:val="center"/>
          </w:tcPr>
          <w:p w14:paraId="0EA23EBA">
            <w:pPr>
              <w:spacing w:after="0" w:line="240" w:lineRule="auto"/>
            </w:pPr>
            <w:r>
              <w:rPr>
                <w:rFonts w:ascii="宋体" w:hAnsi="宋体" w:eastAsia="宋体"/>
                <w:sz w:val="21"/>
              </w:rPr>
              <w:t>指标拆解文档</w:t>
            </w:r>
          </w:p>
        </w:tc>
        <w:tc>
          <w:tcPr>
            <w:tcW w:w="5102" w:type="dxa"/>
            <w:vAlign w:val="center"/>
          </w:tcPr>
          <w:p w14:paraId="014D10A9">
            <w:pPr>
              <w:spacing w:after="0" w:line="240" w:lineRule="auto"/>
              <w:rPr>
                <w:lang w:eastAsia="zh-CN"/>
              </w:rPr>
            </w:pPr>
            <w:r>
              <w:rPr>
                <w:rFonts w:ascii="宋体" w:hAnsi="宋体" w:eastAsia="宋体"/>
                <w:sz w:val="21"/>
                <w:lang w:eastAsia="zh-CN"/>
              </w:rPr>
              <w:t>按分析模块输出指标拆解文档</w:t>
            </w:r>
          </w:p>
        </w:tc>
        <w:tc>
          <w:tcPr>
            <w:tcW w:w="1417" w:type="dxa"/>
            <w:vAlign w:val="center"/>
          </w:tcPr>
          <w:p w14:paraId="0484C185">
            <w:pPr>
              <w:spacing w:after="0" w:line="240" w:lineRule="auto"/>
              <w:jc w:val="center"/>
            </w:pPr>
            <w:r>
              <w:rPr>
                <w:rFonts w:ascii="宋体" w:hAnsi="宋体" w:eastAsia="宋体"/>
                <w:sz w:val="21"/>
              </w:rPr>
              <w:t>必须</w:t>
            </w:r>
          </w:p>
        </w:tc>
      </w:tr>
    </w:tbl>
    <w:p w14:paraId="5BC10DA0"/>
    <w:p w14:paraId="1834985B">
      <w:r>
        <w:br w:type="page"/>
      </w:r>
    </w:p>
    <w:p w14:paraId="34C59DBF">
      <w:pPr>
        <w:rPr>
          <w:lang w:eastAsia="zh-CN"/>
        </w:rPr>
      </w:pPr>
      <w:r>
        <w:rPr>
          <w:rFonts w:ascii="黑体" w:hAnsi="黑体" w:eastAsia="黑体"/>
          <w:b/>
          <w:sz w:val="24"/>
          <w:lang w:eastAsia="zh-CN"/>
        </w:rPr>
        <w:t>4.5 功能需求——业务分析模块</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1637"/>
        <w:gridCol w:w="4285"/>
        <w:gridCol w:w="1470"/>
      </w:tblGrid>
      <w:tr w14:paraId="6022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1C417531">
            <w:pPr>
              <w:spacing w:after="0" w:line="240" w:lineRule="auto"/>
              <w:jc w:val="center"/>
            </w:pPr>
            <w:r>
              <w:rPr>
                <w:rFonts w:ascii="黑体" w:hAnsi="黑体" w:eastAsia="黑体"/>
                <w:b/>
                <w:sz w:val="21"/>
              </w:rPr>
              <w:t>序号</w:t>
            </w:r>
          </w:p>
        </w:tc>
        <w:tc>
          <w:tcPr>
            <w:tcW w:w="2161" w:type="dxa"/>
            <w:vAlign w:val="center"/>
          </w:tcPr>
          <w:p w14:paraId="1639933F">
            <w:pPr>
              <w:spacing w:after="0" w:line="240" w:lineRule="auto"/>
              <w:jc w:val="center"/>
            </w:pPr>
            <w:r>
              <w:rPr>
                <w:rFonts w:ascii="黑体" w:hAnsi="黑体" w:eastAsia="黑体"/>
                <w:b/>
                <w:sz w:val="21"/>
              </w:rPr>
              <w:t>需求分类</w:t>
            </w:r>
          </w:p>
        </w:tc>
        <w:tc>
          <w:tcPr>
            <w:tcW w:w="2161" w:type="dxa"/>
            <w:vAlign w:val="center"/>
          </w:tcPr>
          <w:p w14:paraId="39D2A570">
            <w:pPr>
              <w:spacing w:after="0" w:line="240" w:lineRule="auto"/>
              <w:jc w:val="center"/>
            </w:pPr>
            <w:r>
              <w:rPr>
                <w:rFonts w:ascii="黑体" w:hAnsi="黑体" w:eastAsia="黑体"/>
                <w:b/>
                <w:sz w:val="21"/>
              </w:rPr>
              <w:t>需求描述</w:t>
            </w:r>
          </w:p>
        </w:tc>
        <w:tc>
          <w:tcPr>
            <w:tcW w:w="2161" w:type="dxa"/>
            <w:vAlign w:val="center"/>
          </w:tcPr>
          <w:p w14:paraId="61219373">
            <w:pPr>
              <w:spacing w:after="0" w:line="240" w:lineRule="auto"/>
              <w:jc w:val="center"/>
            </w:pPr>
            <w:r>
              <w:rPr>
                <w:rFonts w:ascii="黑体" w:hAnsi="黑体" w:eastAsia="黑体"/>
                <w:b/>
                <w:sz w:val="21"/>
              </w:rPr>
              <w:t>必须或期望</w:t>
            </w:r>
          </w:p>
        </w:tc>
      </w:tr>
      <w:tr w14:paraId="2E06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98EA2FB">
            <w:pPr>
              <w:spacing w:after="0" w:line="240" w:lineRule="auto"/>
              <w:jc w:val="center"/>
            </w:pPr>
            <w:r>
              <w:rPr>
                <w:rFonts w:ascii="宋体" w:hAnsi="宋体" w:eastAsia="宋体"/>
                <w:sz w:val="21"/>
              </w:rPr>
              <w:t>20</w:t>
            </w:r>
          </w:p>
        </w:tc>
        <w:tc>
          <w:tcPr>
            <w:tcW w:w="1701" w:type="dxa"/>
            <w:vAlign w:val="center"/>
          </w:tcPr>
          <w:p w14:paraId="600F4508">
            <w:pPr>
              <w:spacing w:after="0" w:line="240" w:lineRule="auto"/>
            </w:pPr>
            <w:r>
              <w:rPr>
                <w:rFonts w:ascii="宋体" w:hAnsi="宋体" w:eastAsia="宋体"/>
                <w:sz w:val="21"/>
              </w:rPr>
              <w:t>风险管理分析</w:t>
            </w:r>
          </w:p>
        </w:tc>
        <w:tc>
          <w:tcPr>
            <w:tcW w:w="5102" w:type="dxa"/>
            <w:vAlign w:val="center"/>
          </w:tcPr>
          <w:p w14:paraId="44D8398B">
            <w:pPr>
              <w:spacing w:after="0" w:line="240" w:lineRule="auto"/>
              <w:rPr>
                <w:lang w:eastAsia="zh-CN"/>
              </w:rPr>
            </w:pPr>
            <w:r>
              <w:rPr>
                <w:rFonts w:ascii="宋体" w:hAnsi="宋体" w:eastAsia="宋体"/>
                <w:sz w:val="21"/>
                <w:lang w:eastAsia="zh-CN"/>
              </w:rPr>
              <w:t>风险矩阵、项目质量、中心质量、在组用药等分析；10-12张报表</w:t>
            </w:r>
          </w:p>
        </w:tc>
        <w:tc>
          <w:tcPr>
            <w:tcW w:w="1417" w:type="dxa"/>
            <w:vAlign w:val="center"/>
          </w:tcPr>
          <w:p w14:paraId="36246A14">
            <w:pPr>
              <w:spacing w:after="0" w:line="240" w:lineRule="auto"/>
              <w:jc w:val="center"/>
            </w:pPr>
            <w:r>
              <w:rPr>
                <w:rFonts w:ascii="宋体" w:hAnsi="宋体" w:eastAsia="宋体"/>
                <w:sz w:val="21"/>
              </w:rPr>
              <w:t>必须</w:t>
            </w:r>
          </w:p>
        </w:tc>
      </w:tr>
      <w:tr w14:paraId="6F10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5A8438F">
            <w:pPr>
              <w:spacing w:after="0" w:line="240" w:lineRule="auto"/>
              <w:jc w:val="center"/>
            </w:pPr>
            <w:r>
              <w:rPr>
                <w:rFonts w:ascii="宋体" w:hAnsi="宋体" w:eastAsia="宋体"/>
                <w:sz w:val="21"/>
              </w:rPr>
              <w:t>21</w:t>
            </w:r>
          </w:p>
        </w:tc>
        <w:tc>
          <w:tcPr>
            <w:tcW w:w="1701" w:type="dxa"/>
            <w:vAlign w:val="center"/>
          </w:tcPr>
          <w:p w14:paraId="63348E87">
            <w:pPr>
              <w:spacing w:after="0" w:line="240" w:lineRule="auto"/>
            </w:pPr>
            <w:r>
              <w:rPr>
                <w:rFonts w:ascii="宋体" w:hAnsi="宋体" w:eastAsia="宋体"/>
                <w:sz w:val="21"/>
              </w:rPr>
              <w:t>医学监查分析</w:t>
            </w:r>
          </w:p>
        </w:tc>
        <w:tc>
          <w:tcPr>
            <w:tcW w:w="5102" w:type="dxa"/>
            <w:vAlign w:val="center"/>
          </w:tcPr>
          <w:p w14:paraId="724CB91E">
            <w:pPr>
              <w:spacing w:after="0" w:line="240" w:lineRule="auto"/>
              <w:rPr>
                <w:lang w:eastAsia="zh-CN"/>
              </w:rPr>
            </w:pPr>
            <w:r>
              <w:rPr>
                <w:rFonts w:ascii="宋体" w:hAnsi="宋体" w:eastAsia="宋体"/>
                <w:sz w:val="21"/>
                <w:lang w:eastAsia="zh-CN"/>
              </w:rPr>
              <w:t>试验一览、安全性、既往病史、心率/实验室、肿瘤疗效、患者日志等；12-15张报表</w:t>
            </w:r>
          </w:p>
        </w:tc>
        <w:tc>
          <w:tcPr>
            <w:tcW w:w="1417" w:type="dxa"/>
            <w:vAlign w:val="center"/>
          </w:tcPr>
          <w:p w14:paraId="04669935">
            <w:pPr>
              <w:spacing w:after="0" w:line="240" w:lineRule="auto"/>
              <w:jc w:val="center"/>
            </w:pPr>
            <w:r>
              <w:rPr>
                <w:rFonts w:ascii="宋体" w:hAnsi="宋体" w:eastAsia="宋体"/>
                <w:sz w:val="21"/>
              </w:rPr>
              <w:t>必须</w:t>
            </w:r>
          </w:p>
        </w:tc>
      </w:tr>
      <w:tr w14:paraId="3B9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A16A88A">
            <w:pPr>
              <w:spacing w:after="0" w:line="240" w:lineRule="auto"/>
              <w:jc w:val="center"/>
            </w:pPr>
            <w:r>
              <w:rPr>
                <w:rFonts w:ascii="宋体" w:hAnsi="宋体" w:eastAsia="宋体"/>
                <w:sz w:val="21"/>
              </w:rPr>
              <w:t>22</w:t>
            </w:r>
          </w:p>
        </w:tc>
        <w:tc>
          <w:tcPr>
            <w:tcW w:w="1701" w:type="dxa"/>
            <w:vAlign w:val="center"/>
          </w:tcPr>
          <w:p w14:paraId="324C9751">
            <w:pPr>
              <w:spacing w:after="0" w:line="240" w:lineRule="auto"/>
            </w:pPr>
            <w:r>
              <w:rPr>
                <w:rFonts w:ascii="宋体" w:hAnsi="宋体" w:eastAsia="宋体"/>
                <w:sz w:val="21"/>
              </w:rPr>
              <w:t>药物警戒PVP Review</w:t>
            </w:r>
          </w:p>
        </w:tc>
        <w:tc>
          <w:tcPr>
            <w:tcW w:w="5102" w:type="dxa"/>
            <w:vAlign w:val="center"/>
          </w:tcPr>
          <w:p w14:paraId="3F55C875">
            <w:pPr>
              <w:spacing w:after="0" w:line="240" w:lineRule="auto"/>
            </w:pPr>
            <w:r>
              <w:rPr>
                <w:rFonts w:ascii="宋体" w:hAnsi="宋体" w:eastAsia="宋体"/>
                <w:sz w:val="21"/>
              </w:rPr>
              <w:t>SOC-PT安全性汇总：SAEs/Fatal SAEs/SUSARs/SARs/AESIs/DMEs by SOC·PT等；</w:t>
            </w:r>
          </w:p>
        </w:tc>
        <w:tc>
          <w:tcPr>
            <w:tcW w:w="1417" w:type="dxa"/>
            <w:vAlign w:val="center"/>
          </w:tcPr>
          <w:p w14:paraId="58F7F5A9">
            <w:pPr>
              <w:spacing w:after="0" w:line="240" w:lineRule="auto"/>
              <w:jc w:val="center"/>
            </w:pPr>
            <w:r>
              <w:rPr>
                <w:rFonts w:ascii="宋体" w:hAnsi="宋体" w:eastAsia="宋体"/>
                <w:sz w:val="21"/>
              </w:rPr>
              <w:t>必须</w:t>
            </w:r>
          </w:p>
        </w:tc>
      </w:tr>
      <w:tr w14:paraId="31CF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BF57A25">
            <w:pPr>
              <w:spacing w:after="0" w:line="240" w:lineRule="auto"/>
              <w:jc w:val="center"/>
            </w:pPr>
            <w:r>
              <w:rPr>
                <w:rFonts w:ascii="宋体" w:hAnsi="宋体" w:eastAsia="宋体"/>
                <w:sz w:val="21"/>
              </w:rPr>
              <w:t>23</w:t>
            </w:r>
          </w:p>
        </w:tc>
        <w:tc>
          <w:tcPr>
            <w:tcW w:w="1701" w:type="dxa"/>
            <w:vAlign w:val="center"/>
          </w:tcPr>
          <w:p w14:paraId="735BB75A">
            <w:pPr>
              <w:spacing w:after="0" w:line="240" w:lineRule="auto"/>
            </w:pPr>
            <w:r>
              <w:rPr>
                <w:rFonts w:ascii="宋体" w:hAnsi="宋体" w:eastAsia="宋体"/>
                <w:sz w:val="21"/>
              </w:rPr>
              <w:t>高层看板</w:t>
            </w:r>
          </w:p>
        </w:tc>
        <w:tc>
          <w:tcPr>
            <w:tcW w:w="5102" w:type="dxa"/>
            <w:vAlign w:val="center"/>
          </w:tcPr>
          <w:p w14:paraId="2095F6B3">
            <w:pPr>
              <w:spacing w:after="0" w:line="240" w:lineRule="auto"/>
              <w:rPr>
                <w:lang w:eastAsia="zh-CN"/>
              </w:rPr>
            </w:pPr>
            <w:r>
              <w:rPr>
                <w:rFonts w:hint="eastAsia" w:ascii="宋体" w:hAnsi="宋体" w:eastAsia="宋体"/>
                <w:sz w:val="21"/>
                <w:lang w:eastAsia="zh-CN"/>
              </w:rPr>
              <w:t>提供项</w:t>
            </w:r>
            <w:r>
              <w:rPr>
                <w:rFonts w:ascii="宋体" w:hAnsi="宋体" w:eastAsia="宋体"/>
                <w:sz w:val="21"/>
                <w:lang w:eastAsia="zh-CN"/>
              </w:rPr>
              <w:t>目组合、里程碑、入组、临床运营风险、安全及疗效</w:t>
            </w:r>
            <w:r>
              <w:rPr>
                <w:rFonts w:hint="eastAsia" w:ascii="宋体" w:hAnsi="宋体" w:eastAsia="宋体"/>
                <w:sz w:val="21"/>
                <w:lang w:eastAsia="zh-CN"/>
              </w:rPr>
              <w:t>的高层汇总指标，</w:t>
            </w:r>
            <w:r>
              <w:rPr>
                <w:rFonts w:ascii="宋体" w:hAnsi="宋体" w:eastAsia="宋体"/>
                <w:sz w:val="21"/>
                <w:lang w:eastAsia="zh-CN"/>
              </w:rPr>
              <w:t>面向管理层决策</w:t>
            </w:r>
          </w:p>
        </w:tc>
        <w:tc>
          <w:tcPr>
            <w:tcW w:w="1417" w:type="dxa"/>
            <w:vAlign w:val="center"/>
          </w:tcPr>
          <w:p w14:paraId="3426065F">
            <w:pPr>
              <w:spacing w:after="0" w:line="240" w:lineRule="auto"/>
              <w:jc w:val="center"/>
            </w:pPr>
            <w:r>
              <w:rPr>
                <w:rFonts w:ascii="宋体" w:hAnsi="宋体" w:eastAsia="宋体"/>
                <w:sz w:val="21"/>
              </w:rPr>
              <w:t>必须</w:t>
            </w:r>
          </w:p>
        </w:tc>
      </w:tr>
      <w:tr w14:paraId="60D7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6DA29BC">
            <w:pPr>
              <w:spacing w:after="0" w:line="240" w:lineRule="auto"/>
              <w:jc w:val="center"/>
            </w:pPr>
            <w:r>
              <w:rPr>
                <w:rFonts w:ascii="宋体" w:hAnsi="宋体" w:eastAsia="宋体"/>
                <w:sz w:val="21"/>
              </w:rPr>
              <w:t>24</w:t>
            </w:r>
          </w:p>
        </w:tc>
        <w:tc>
          <w:tcPr>
            <w:tcW w:w="1701" w:type="dxa"/>
            <w:vAlign w:val="center"/>
          </w:tcPr>
          <w:p w14:paraId="2A8015C6">
            <w:pPr>
              <w:spacing w:after="0" w:line="240" w:lineRule="auto"/>
            </w:pPr>
            <w:r>
              <w:rPr>
                <w:rFonts w:ascii="宋体" w:hAnsi="宋体" w:eastAsia="宋体"/>
                <w:sz w:val="21"/>
              </w:rPr>
              <w:t>报表可视化</w:t>
            </w:r>
          </w:p>
        </w:tc>
        <w:tc>
          <w:tcPr>
            <w:tcW w:w="5102" w:type="dxa"/>
            <w:vAlign w:val="center"/>
          </w:tcPr>
          <w:p w14:paraId="0ED005CE">
            <w:pPr>
              <w:spacing w:after="0" w:line="240" w:lineRule="auto"/>
              <w:rPr>
                <w:lang w:eastAsia="zh-CN"/>
              </w:rPr>
            </w:pPr>
            <w:r>
              <w:rPr>
                <w:rFonts w:ascii="宋体" w:hAnsi="宋体" w:eastAsia="宋体"/>
                <w:sz w:val="21"/>
                <w:lang w:eastAsia="zh-CN"/>
              </w:rPr>
              <w:t>支持柱状图、饼图、折线图、控制图等丰富图表类型；数据和图表动态实时更新</w:t>
            </w:r>
          </w:p>
        </w:tc>
        <w:tc>
          <w:tcPr>
            <w:tcW w:w="1417" w:type="dxa"/>
            <w:vAlign w:val="center"/>
          </w:tcPr>
          <w:p w14:paraId="5D7B5E24">
            <w:pPr>
              <w:spacing w:after="0" w:line="240" w:lineRule="auto"/>
              <w:jc w:val="center"/>
            </w:pPr>
            <w:r>
              <w:rPr>
                <w:rFonts w:ascii="宋体" w:hAnsi="宋体" w:eastAsia="宋体"/>
                <w:sz w:val="21"/>
              </w:rPr>
              <w:t>期望</w:t>
            </w:r>
          </w:p>
        </w:tc>
      </w:tr>
      <w:tr w14:paraId="3988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3BD0C3B">
            <w:pPr>
              <w:spacing w:after="0" w:line="240" w:lineRule="auto"/>
              <w:jc w:val="center"/>
            </w:pPr>
            <w:r>
              <w:rPr>
                <w:rFonts w:ascii="宋体" w:hAnsi="宋体" w:eastAsia="宋体"/>
                <w:sz w:val="21"/>
              </w:rPr>
              <w:t>25</w:t>
            </w:r>
          </w:p>
        </w:tc>
        <w:tc>
          <w:tcPr>
            <w:tcW w:w="1701" w:type="dxa"/>
            <w:vAlign w:val="center"/>
          </w:tcPr>
          <w:p w14:paraId="468B0E2C">
            <w:pPr>
              <w:spacing w:after="0" w:line="240" w:lineRule="auto"/>
            </w:pPr>
            <w:r>
              <w:rPr>
                <w:rFonts w:ascii="宋体" w:hAnsi="宋体" w:eastAsia="宋体"/>
                <w:sz w:val="21"/>
              </w:rPr>
              <w:t>数据血缘</w:t>
            </w:r>
          </w:p>
        </w:tc>
        <w:tc>
          <w:tcPr>
            <w:tcW w:w="5102" w:type="dxa"/>
            <w:vAlign w:val="center"/>
          </w:tcPr>
          <w:p w14:paraId="5FAB868C">
            <w:pPr>
              <w:spacing w:after="0" w:line="240" w:lineRule="auto"/>
              <w:rPr>
                <w:lang w:eastAsia="zh-CN"/>
              </w:rPr>
            </w:pPr>
            <w:r>
              <w:rPr>
                <w:rFonts w:ascii="宋体" w:hAnsi="宋体" w:eastAsia="宋体"/>
                <w:sz w:val="21"/>
                <w:lang w:eastAsia="zh-CN"/>
              </w:rPr>
              <w:t>建立端到端、字段级数据血缘（源→ETL→SDTM Lite/ADaM→指标/报表），支撑监管溯源与指标逐层溯因</w:t>
            </w:r>
          </w:p>
        </w:tc>
        <w:tc>
          <w:tcPr>
            <w:tcW w:w="1417" w:type="dxa"/>
            <w:vAlign w:val="center"/>
          </w:tcPr>
          <w:p w14:paraId="52559D86">
            <w:pPr>
              <w:spacing w:after="0" w:line="240" w:lineRule="auto"/>
              <w:jc w:val="center"/>
            </w:pPr>
            <w:r>
              <w:rPr>
                <w:rFonts w:ascii="宋体" w:hAnsi="宋体" w:eastAsia="宋体"/>
                <w:sz w:val="21"/>
              </w:rPr>
              <w:t>必须</w:t>
            </w:r>
          </w:p>
        </w:tc>
      </w:tr>
    </w:tbl>
    <w:p w14:paraId="557B6746"/>
    <w:p w14:paraId="7A35C9AF">
      <w:pPr>
        <w:rPr>
          <w:lang w:eastAsia="zh-CN"/>
        </w:rPr>
      </w:pPr>
      <w:r>
        <w:rPr>
          <w:rFonts w:ascii="黑体" w:hAnsi="黑体" w:eastAsia="黑体"/>
          <w:b/>
          <w:sz w:val="24"/>
          <w:lang w:eastAsia="zh-CN"/>
        </w:rPr>
        <w:t>4.6 功能需求——平台底座与数据质量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691"/>
        <w:gridCol w:w="3919"/>
        <w:gridCol w:w="1626"/>
      </w:tblGrid>
      <w:tr w14:paraId="7CD01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7C8735EE">
            <w:pPr>
              <w:spacing w:after="0" w:line="240" w:lineRule="auto"/>
              <w:jc w:val="center"/>
            </w:pPr>
            <w:r>
              <w:rPr>
                <w:rFonts w:ascii="黑体" w:hAnsi="黑体" w:eastAsia="黑体"/>
                <w:b/>
                <w:sz w:val="21"/>
              </w:rPr>
              <w:t>序号</w:t>
            </w:r>
          </w:p>
        </w:tc>
        <w:tc>
          <w:tcPr>
            <w:tcW w:w="2161" w:type="dxa"/>
            <w:vAlign w:val="center"/>
          </w:tcPr>
          <w:p w14:paraId="6A2CF94C">
            <w:pPr>
              <w:spacing w:after="0" w:line="240" w:lineRule="auto"/>
              <w:jc w:val="center"/>
            </w:pPr>
            <w:r>
              <w:rPr>
                <w:rFonts w:ascii="黑体" w:hAnsi="黑体" w:eastAsia="黑体"/>
                <w:b/>
                <w:sz w:val="21"/>
              </w:rPr>
              <w:t>需求分类</w:t>
            </w:r>
          </w:p>
        </w:tc>
        <w:tc>
          <w:tcPr>
            <w:tcW w:w="2161" w:type="dxa"/>
            <w:vAlign w:val="center"/>
          </w:tcPr>
          <w:p w14:paraId="5A64D2F7">
            <w:pPr>
              <w:spacing w:after="0" w:line="240" w:lineRule="auto"/>
              <w:jc w:val="center"/>
            </w:pPr>
            <w:r>
              <w:rPr>
                <w:rFonts w:ascii="黑体" w:hAnsi="黑体" w:eastAsia="黑体"/>
                <w:b/>
                <w:sz w:val="21"/>
              </w:rPr>
              <w:t>需求描述</w:t>
            </w:r>
          </w:p>
        </w:tc>
        <w:tc>
          <w:tcPr>
            <w:tcW w:w="2161" w:type="dxa"/>
            <w:vAlign w:val="center"/>
          </w:tcPr>
          <w:p w14:paraId="68FE3F52">
            <w:pPr>
              <w:spacing w:after="0" w:line="240" w:lineRule="auto"/>
              <w:jc w:val="center"/>
            </w:pPr>
            <w:r>
              <w:rPr>
                <w:rFonts w:ascii="黑体" w:hAnsi="黑体" w:eastAsia="黑体"/>
                <w:b/>
                <w:sz w:val="21"/>
              </w:rPr>
              <w:t>必须或期望</w:t>
            </w:r>
          </w:p>
        </w:tc>
      </w:tr>
      <w:tr w14:paraId="3C577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5B787D9">
            <w:pPr>
              <w:spacing w:after="0" w:line="240" w:lineRule="auto"/>
              <w:jc w:val="center"/>
            </w:pPr>
            <w:r>
              <w:rPr>
                <w:rFonts w:ascii="宋体" w:hAnsi="宋体" w:eastAsia="宋体"/>
                <w:sz w:val="21"/>
              </w:rPr>
              <w:t>26</w:t>
            </w:r>
          </w:p>
        </w:tc>
        <w:tc>
          <w:tcPr>
            <w:tcW w:w="1701" w:type="dxa"/>
            <w:vAlign w:val="center"/>
          </w:tcPr>
          <w:p w14:paraId="7CE361BA">
            <w:pPr>
              <w:spacing w:after="0" w:line="240" w:lineRule="auto"/>
            </w:pPr>
            <w:r>
              <w:rPr>
                <w:rFonts w:ascii="宋体" w:hAnsi="宋体" w:eastAsia="宋体"/>
                <w:sz w:val="21"/>
              </w:rPr>
              <w:t>平台底座</w:t>
            </w:r>
          </w:p>
        </w:tc>
        <w:tc>
          <w:tcPr>
            <w:tcW w:w="5102" w:type="dxa"/>
            <w:vAlign w:val="center"/>
          </w:tcPr>
          <w:p w14:paraId="3A290ADE">
            <w:pPr>
              <w:spacing w:after="0" w:line="240" w:lineRule="auto"/>
            </w:pPr>
            <w:r>
              <w:rPr>
                <w:rFonts w:ascii="宋体" w:hAnsi="宋体" w:eastAsia="宋体"/>
                <w:sz w:val="21"/>
              </w:rPr>
              <w:t>基于阿里云MaxCompute（湖仓计算存储引擎）+ DataWorks（数据集成/开发/调度/治理IDE）+ QuickBI + OSS构建</w:t>
            </w:r>
          </w:p>
        </w:tc>
        <w:tc>
          <w:tcPr>
            <w:tcW w:w="1417" w:type="dxa"/>
            <w:vAlign w:val="center"/>
          </w:tcPr>
          <w:p w14:paraId="5392A882">
            <w:pPr>
              <w:spacing w:after="0" w:line="240" w:lineRule="auto"/>
              <w:jc w:val="center"/>
            </w:pPr>
            <w:r>
              <w:rPr>
                <w:rFonts w:ascii="宋体" w:hAnsi="宋体" w:eastAsia="宋体"/>
                <w:sz w:val="21"/>
              </w:rPr>
              <w:t>必须</w:t>
            </w:r>
          </w:p>
        </w:tc>
      </w:tr>
      <w:tr w14:paraId="5800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2689B03">
            <w:pPr>
              <w:spacing w:after="0" w:line="240" w:lineRule="auto"/>
              <w:jc w:val="center"/>
            </w:pPr>
            <w:r>
              <w:rPr>
                <w:rFonts w:ascii="宋体" w:hAnsi="宋体" w:eastAsia="宋体"/>
                <w:sz w:val="21"/>
              </w:rPr>
              <w:t>27</w:t>
            </w:r>
          </w:p>
        </w:tc>
        <w:tc>
          <w:tcPr>
            <w:tcW w:w="1701" w:type="dxa"/>
            <w:vAlign w:val="center"/>
          </w:tcPr>
          <w:p w14:paraId="020F6529">
            <w:pPr>
              <w:spacing w:after="0" w:line="240" w:lineRule="auto"/>
            </w:pPr>
            <w:r>
              <w:rPr>
                <w:rFonts w:ascii="宋体" w:hAnsi="宋体" w:eastAsia="宋体"/>
                <w:sz w:val="21"/>
              </w:rPr>
              <w:t>SDTM依从性校验</w:t>
            </w:r>
          </w:p>
        </w:tc>
        <w:tc>
          <w:tcPr>
            <w:tcW w:w="5102" w:type="dxa"/>
            <w:vAlign w:val="center"/>
          </w:tcPr>
          <w:p w14:paraId="23A889AD">
            <w:pPr>
              <w:spacing w:after="0" w:line="240" w:lineRule="auto"/>
            </w:pPr>
            <w:r>
              <w:rPr>
                <w:rFonts w:ascii="宋体" w:hAnsi="宋体" w:eastAsia="宋体"/>
                <w:sz w:val="21"/>
              </w:rPr>
              <w:t>标准依从性+Mapping一致性+Spec符合性校验</w:t>
            </w:r>
          </w:p>
        </w:tc>
        <w:tc>
          <w:tcPr>
            <w:tcW w:w="1417" w:type="dxa"/>
            <w:vAlign w:val="center"/>
          </w:tcPr>
          <w:p w14:paraId="13B669AB">
            <w:pPr>
              <w:spacing w:after="0" w:line="240" w:lineRule="auto"/>
              <w:jc w:val="center"/>
            </w:pPr>
            <w:r>
              <w:rPr>
                <w:rFonts w:ascii="宋体" w:hAnsi="宋体" w:eastAsia="宋体"/>
                <w:sz w:val="21"/>
              </w:rPr>
              <w:t>必须</w:t>
            </w:r>
          </w:p>
        </w:tc>
      </w:tr>
      <w:tr w14:paraId="5084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5D46F1C">
            <w:pPr>
              <w:spacing w:after="0" w:line="240" w:lineRule="auto"/>
              <w:jc w:val="center"/>
            </w:pPr>
            <w:r>
              <w:rPr>
                <w:rFonts w:ascii="宋体" w:hAnsi="宋体" w:eastAsia="宋体"/>
                <w:sz w:val="21"/>
              </w:rPr>
              <w:t>28</w:t>
            </w:r>
          </w:p>
        </w:tc>
        <w:tc>
          <w:tcPr>
            <w:tcW w:w="1701" w:type="dxa"/>
            <w:vAlign w:val="center"/>
          </w:tcPr>
          <w:p w14:paraId="61B7411D">
            <w:pPr>
              <w:spacing w:after="0" w:line="240" w:lineRule="auto"/>
            </w:pPr>
            <w:r>
              <w:rPr>
                <w:rFonts w:ascii="宋体" w:hAnsi="宋体" w:eastAsia="宋体"/>
                <w:sz w:val="21"/>
              </w:rPr>
              <w:t>数据质量监控</w:t>
            </w:r>
          </w:p>
        </w:tc>
        <w:tc>
          <w:tcPr>
            <w:tcW w:w="5102" w:type="dxa"/>
            <w:vAlign w:val="center"/>
          </w:tcPr>
          <w:p w14:paraId="4E49DB5D">
            <w:pPr>
              <w:spacing w:after="0" w:line="240" w:lineRule="auto"/>
              <w:rPr>
                <w:lang w:eastAsia="zh-CN"/>
              </w:rPr>
            </w:pPr>
            <w:r>
              <w:rPr>
                <w:rFonts w:ascii="宋体" w:hAnsi="宋体" w:eastAsia="宋体"/>
                <w:sz w:val="21"/>
                <w:lang w:eastAsia="zh-CN"/>
              </w:rPr>
              <w:t>按数仓分层（源层/整合层/SDTM依从层）建立递进式质量校验；五维质量分（完整性/准确性/一致性/及时性/唯一性）映射ALCOA+原则</w:t>
            </w:r>
          </w:p>
        </w:tc>
        <w:tc>
          <w:tcPr>
            <w:tcW w:w="1417" w:type="dxa"/>
            <w:vAlign w:val="center"/>
          </w:tcPr>
          <w:p w14:paraId="027152DC">
            <w:pPr>
              <w:spacing w:after="0" w:line="240" w:lineRule="auto"/>
              <w:jc w:val="center"/>
            </w:pPr>
            <w:r>
              <w:rPr>
                <w:rFonts w:ascii="宋体" w:hAnsi="宋体" w:eastAsia="宋体"/>
                <w:sz w:val="21"/>
              </w:rPr>
              <w:t>必须</w:t>
            </w:r>
          </w:p>
        </w:tc>
      </w:tr>
      <w:tr w14:paraId="7B4F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37368ED">
            <w:pPr>
              <w:spacing w:after="0" w:line="240" w:lineRule="auto"/>
              <w:jc w:val="center"/>
            </w:pPr>
            <w:r>
              <w:rPr>
                <w:rFonts w:ascii="宋体" w:hAnsi="宋体" w:eastAsia="宋体"/>
                <w:sz w:val="21"/>
              </w:rPr>
              <w:t>29</w:t>
            </w:r>
          </w:p>
        </w:tc>
        <w:tc>
          <w:tcPr>
            <w:tcW w:w="1701" w:type="dxa"/>
            <w:vAlign w:val="center"/>
          </w:tcPr>
          <w:p w14:paraId="7D8CEE1D">
            <w:pPr>
              <w:spacing w:after="0" w:line="240" w:lineRule="auto"/>
            </w:pPr>
            <w:r>
              <w:rPr>
                <w:rFonts w:ascii="宋体" w:hAnsi="宋体" w:eastAsia="宋体"/>
                <w:sz w:val="21"/>
              </w:rPr>
              <w:t>数据安全/权限控制</w:t>
            </w:r>
          </w:p>
        </w:tc>
        <w:tc>
          <w:tcPr>
            <w:tcW w:w="5102" w:type="dxa"/>
            <w:vAlign w:val="center"/>
          </w:tcPr>
          <w:p w14:paraId="2297BA36">
            <w:pPr>
              <w:spacing w:after="0" w:line="240" w:lineRule="auto"/>
              <w:rPr>
                <w:lang w:eastAsia="zh-CN"/>
              </w:rPr>
            </w:pPr>
            <w:r>
              <w:rPr>
                <w:rFonts w:ascii="宋体" w:hAnsi="宋体" w:eastAsia="宋体"/>
                <w:sz w:val="21"/>
                <w:lang w:eastAsia="zh-CN"/>
              </w:rPr>
              <w:t>PII分级+行列级权限+盲态控制；权限由华东侧维护、供应商配合搭建行列级权限框架</w:t>
            </w:r>
          </w:p>
        </w:tc>
        <w:tc>
          <w:tcPr>
            <w:tcW w:w="1417" w:type="dxa"/>
            <w:vAlign w:val="center"/>
          </w:tcPr>
          <w:p w14:paraId="31CF5DD8">
            <w:pPr>
              <w:spacing w:after="0" w:line="240" w:lineRule="auto"/>
              <w:jc w:val="center"/>
            </w:pPr>
            <w:r>
              <w:rPr>
                <w:rFonts w:ascii="宋体" w:hAnsi="宋体" w:eastAsia="宋体"/>
                <w:sz w:val="21"/>
              </w:rPr>
              <w:t>必须</w:t>
            </w:r>
          </w:p>
        </w:tc>
      </w:tr>
      <w:tr w14:paraId="544A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5077FA0">
            <w:pPr>
              <w:spacing w:after="0" w:line="240" w:lineRule="auto"/>
              <w:jc w:val="center"/>
            </w:pPr>
            <w:r>
              <w:rPr>
                <w:rFonts w:ascii="宋体" w:hAnsi="宋体" w:eastAsia="宋体"/>
                <w:sz w:val="21"/>
              </w:rPr>
              <w:t>30</w:t>
            </w:r>
          </w:p>
        </w:tc>
        <w:tc>
          <w:tcPr>
            <w:tcW w:w="1701" w:type="dxa"/>
            <w:vAlign w:val="center"/>
          </w:tcPr>
          <w:p w14:paraId="4BB7EF2C">
            <w:pPr>
              <w:spacing w:after="0" w:line="240" w:lineRule="auto"/>
            </w:pPr>
            <w:r>
              <w:rPr>
                <w:rFonts w:ascii="宋体" w:hAnsi="宋体" w:eastAsia="宋体"/>
                <w:sz w:val="21"/>
              </w:rPr>
              <w:t>SSO对接</w:t>
            </w:r>
          </w:p>
        </w:tc>
        <w:tc>
          <w:tcPr>
            <w:tcW w:w="5102" w:type="dxa"/>
            <w:vAlign w:val="center"/>
          </w:tcPr>
          <w:p w14:paraId="6A5F40DA">
            <w:pPr>
              <w:spacing w:after="0" w:line="240" w:lineRule="auto"/>
              <w:rPr>
                <w:lang w:eastAsia="zh-CN"/>
              </w:rPr>
            </w:pPr>
            <w:r>
              <w:rPr>
                <w:rFonts w:ascii="宋体" w:hAnsi="宋体" w:eastAsia="宋体"/>
                <w:sz w:val="21"/>
                <w:lang w:eastAsia="zh-CN"/>
              </w:rPr>
              <w:t>单点登录（SSO）对接，将华东人员账号与QuickBI打通，支撑报表层人员权限控制</w:t>
            </w:r>
          </w:p>
        </w:tc>
        <w:tc>
          <w:tcPr>
            <w:tcW w:w="1417" w:type="dxa"/>
            <w:vAlign w:val="center"/>
          </w:tcPr>
          <w:p w14:paraId="6347CB2D">
            <w:pPr>
              <w:spacing w:after="0" w:line="240" w:lineRule="auto"/>
              <w:jc w:val="center"/>
            </w:pPr>
            <w:r>
              <w:rPr>
                <w:rFonts w:ascii="宋体" w:hAnsi="宋体" w:eastAsia="宋体"/>
                <w:sz w:val="21"/>
              </w:rPr>
              <w:t>必须</w:t>
            </w:r>
          </w:p>
        </w:tc>
      </w:tr>
    </w:tbl>
    <w:p w14:paraId="46EAD0F9"/>
    <w:p w14:paraId="395FCD67">
      <w:r>
        <w:rPr>
          <w:rFonts w:ascii="黑体" w:hAnsi="黑体" w:eastAsia="黑体"/>
          <w:b/>
          <w:sz w:val="24"/>
        </w:rPr>
        <w:t xml:space="preserve">4.7 </w:t>
      </w:r>
      <w:r>
        <w:rPr>
          <w:rFonts w:hint="eastAsia" w:ascii="黑体" w:hAnsi="黑体" w:eastAsia="黑体"/>
          <w:b/>
          <w:sz w:val="24"/>
          <w:lang w:eastAsia="zh-CN"/>
        </w:rPr>
        <w:t>测试验证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629"/>
        <w:gridCol w:w="3815"/>
        <w:gridCol w:w="1596"/>
      </w:tblGrid>
      <w:tr w14:paraId="514F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2B57C64E">
            <w:pPr>
              <w:spacing w:after="0" w:line="240" w:lineRule="auto"/>
              <w:jc w:val="center"/>
            </w:pPr>
            <w:r>
              <w:rPr>
                <w:rFonts w:ascii="黑体" w:hAnsi="黑体" w:eastAsia="黑体"/>
                <w:b/>
                <w:sz w:val="21"/>
              </w:rPr>
              <w:t>序号</w:t>
            </w:r>
          </w:p>
        </w:tc>
        <w:tc>
          <w:tcPr>
            <w:tcW w:w="1629" w:type="dxa"/>
            <w:vAlign w:val="center"/>
          </w:tcPr>
          <w:p w14:paraId="615F68AA">
            <w:pPr>
              <w:spacing w:after="0" w:line="240" w:lineRule="auto"/>
              <w:jc w:val="center"/>
            </w:pPr>
            <w:r>
              <w:rPr>
                <w:rFonts w:ascii="黑体" w:hAnsi="黑体" w:eastAsia="黑体"/>
                <w:b/>
                <w:sz w:val="21"/>
              </w:rPr>
              <w:t>需求分类</w:t>
            </w:r>
          </w:p>
        </w:tc>
        <w:tc>
          <w:tcPr>
            <w:tcW w:w="3815" w:type="dxa"/>
            <w:vAlign w:val="center"/>
          </w:tcPr>
          <w:p w14:paraId="243F22CB">
            <w:pPr>
              <w:spacing w:after="0" w:line="240" w:lineRule="auto"/>
              <w:jc w:val="center"/>
            </w:pPr>
            <w:r>
              <w:rPr>
                <w:rFonts w:ascii="黑体" w:hAnsi="黑体" w:eastAsia="黑体"/>
                <w:b/>
                <w:sz w:val="21"/>
              </w:rPr>
              <w:t>需求描述</w:t>
            </w:r>
          </w:p>
        </w:tc>
        <w:tc>
          <w:tcPr>
            <w:tcW w:w="1596" w:type="dxa"/>
            <w:vAlign w:val="center"/>
          </w:tcPr>
          <w:p w14:paraId="252681D7">
            <w:pPr>
              <w:spacing w:after="0" w:line="240" w:lineRule="auto"/>
              <w:jc w:val="center"/>
            </w:pPr>
            <w:r>
              <w:rPr>
                <w:rFonts w:ascii="黑体" w:hAnsi="黑体" w:eastAsia="黑体"/>
                <w:b/>
                <w:sz w:val="21"/>
              </w:rPr>
              <w:t>必须或期望</w:t>
            </w:r>
          </w:p>
        </w:tc>
      </w:tr>
      <w:tr w14:paraId="7FD4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7B2D800C">
            <w:pPr>
              <w:spacing w:after="0" w:line="240" w:lineRule="auto"/>
              <w:jc w:val="center"/>
              <w:rPr>
                <w:rFonts w:ascii="宋体" w:hAnsi="宋体" w:eastAsia="宋体"/>
                <w:sz w:val="21"/>
                <w:lang w:eastAsia="zh-CN"/>
              </w:rPr>
            </w:pPr>
            <w:r>
              <w:rPr>
                <w:rFonts w:hint="eastAsia" w:ascii="宋体" w:hAnsi="宋体" w:eastAsia="宋体"/>
                <w:sz w:val="21"/>
                <w:lang w:eastAsia="zh-CN"/>
              </w:rPr>
              <w:t>3</w:t>
            </w:r>
            <w:r>
              <w:rPr>
                <w:rFonts w:ascii="宋体" w:hAnsi="宋体" w:eastAsia="宋体"/>
                <w:sz w:val="21"/>
                <w:lang w:eastAsia="zh-CN"/>
              </w:rPr>
              <w:t>1</w:t>
            </w:r>
          </w:p>
        </w:tc>
        <w:tc>
          <w:tcPr>
            <w:tcW w:w="1629" w:type="dxa"/>
            <w:vAlign w:val="center"/>
          </w:tcPr>
          <w:p w14:paraId="1B96400D">
            <w:pPr>
              <w:spacing w:after="0" w:line="240" w:lineRule="auto"/>
              <w:rPr>
                <w:rFonts w:ascii="宋体" w:hAnsi="宋体" w:eastAsia="宋体"/>
                <w:sz w:val="21"/>
                <w:lang w:eastAsia="zh-CN"/>
              </w:rPr>
            </w:pPr>
            <w:r>
              <w:rPr>
                <w:rFonts w:hint="eastAsia" w:ascii="宋体" w:hAnsi="宋体" w:eastAsia="宋体"/>
                <w:sz w:val="21"/>
                <w:lang w:eastAsia="zh-CN"/>
              </w:rPr>
              <w:t>测试及验收计划</w:t>
            </w:r>
          </w:p>
        </w:tc>
        <w:tc>
          <w:tcPr>
            <w:tcW w:w="3815" w:type="dxa"/>
            <w:vAlign w:val="center"/>
          </w:tcPr>
          <w:p w14:paraId="6E23F794">
            <w:pPr>
              <w:spacing w:after="0" w:line="240" w:lineRule="auto"/>
              <w:rPr>
                <w:rFonts w:ascii="宋体" w:hAnsi="宋体" w:eastAsia="宋体"/>
                <w:sz w:val="21"/>
                <w:lang w:eastAsia="zh-CN"/>
              </w:rPr>
            </w:pPr>
            <w:r>
              <w:rPr>
                <w:rFonts w:hint="eastAsia" w:ascii="宋体" w:hAnsi="宋体" w:eastAsia="宋体"/>
                <w:sz w:val="21"/>
                <w:lang w:eastAsia="zh-CN"/>
              </w:rPr>
              <w:t>明确的测试方案和功能测试计划以及华东的 UAT 验收方法及计划</w:t>
            </w:r>
          </w:p>
        </w:tc>
        <w:tc>
          <w:tcPr>
            <w:tcW w:w="1596" w:type="dxa"/>
            <w:vAlign w:val="center"/>
          </w:tcPr>
          <w:p w14:paraId="74DDE631">
            <w:pPr>
              <w:spacing w:after="0" w:line="240" w:lineRule="auto"/>
              <w:jc w:val="center"/>
              <w:rPr>
                <w:rFonts w:ascii="宋体" w:hAnsi="宋体" w:eastAsia="宋体"/>
                <w:sz w:val="21"/>
              </w:rPr>
            </w:pPr>
            <w:r>
              <w:rPr>
                <w:rFonts w:ascii="宋体" w:hAnsi="宋体" w:eastAsia="宋体"/>
                <w:sz w:val="21"/>
              </w:rPr>
              <w:t>必须</w:t>
            </w:r>
          </w:p>
        </w:tc>
      </w:tr>
      <w:tr w14:paraId="6E80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1887BCA2">
            <w:pPr>
              <w:spacing w:after="0" w:line="240" w:lineRule="auto"/>
              <w:jc w:val="center"/>
              <w:rPr>
                <w:rFonts w:hint="eastAsia" w:ascii="宋体" w:hAnsi="宋体" w:eastAsia="宋体"/>
                <w:sz w:val="21"/>
                <w:lang w:eastAsia="zh-CN"/>
              </w:rPr>
            </w:pPr>
            <w:r>
              <w:rPr>
                <w:rFonts w:hint="eastAsia" w:ascii="宋体" w:hAnsi="宋体" w:eastAsia="宋体"/>
                <w:sz w:val="21"/>
                <w:lang w:eastAsia="zh-CN"/>
              </w:rPr>
              <w:t>3</w:t>
            </w:r>
            <w:r>
              <w:rPr>
                <w:rFonts w:ascii="宋体" w:hAnsi="宋体" w:eastAsia="宋体"/>
                <w:sz w:val="21"/>
                <w:lang w:eastAsia="zh-CN"/>
              </w:rPr>
              <w:t>2</w:t>
            </w:r>
          </w:p>
        </w:tc>
        <w:tc>
          <w:tcPr>
            <w:tcW w:w="1629" w:type="dxa"/>
            <w:vAlign w:val="center"/>
          </w:tcPr>
          <w:p w14:paraId="2A5C5C48">
            <w:pPr>
              <w:spacing w:after="0" w:line="240" w:lineRule="auto"/>
              <w:rPr>
                <w:rFonts w:hint="eastAsia" w:ascii="宋体" w:hAnsi="宋体" w:eastAsia="宋体"/>
                <w:sz w:val="21"/>
                <w:lang w:eastAsia="zh-CN"/>
              </w:rPr>
            </w:pPr>
            <w:r>
              <w:rPr>
                <w:rFonts w:hint="eastAsia" w:ascii="宋体" w:hAnsi="宋体" w:eastAsia="宋体" w:cstheme="minorBidi"/>
                <w:sz w:val="21"/>
                <w:lang w:eastAsia="zh-CN"/>
              </w:rPr>
              <w:t>测试执</w:t>
            </w:r>
            <w:r>
              <w:rPr>
                <w:rFonts w:ascii="宋体" w:hAnsi="宋体" w:eastAsia="宋体"/>
                <w:sz w:val="21"/>
                <w:lang w:eastAsia="zh-CN"/>
              </w:rPr>
              <w:t>行</w:t>
            </w:r>
          </w:p>
        </w:tc>
        <w:tc>
          <w:tcPr>
            <w:tcW w:w="3815" w:type="dxa"/>
            <w:vAlign w:val="center"/>
          </w:tcPr>
          <w:p w14:paraId="344D104C">
            <w:pPr>
              <w:spacing w:after="0" w:line="240" w:lineRule="auto"/>
              <w:rPr>
                <w:rFonts w:hint="eastAsia" w:ascii="宋体" w:hAnsi="宋体" w:eastAsia="宋体"/>
                <w:sz w:val="21"/>
                <w:lang w:eastAsia="zh-CN"/>
              </w:rPr>
            </w:pPr>
            <w:r>
              <w:rPr>
                <w:rFonts w:hint="eastAsia" w:ascii="宋体" w:hAnsi="宋体" w:eastAsia="宋体" w:cstheme="minorBidi"/>
                <w:sz w:val="21"/>
                <w:lang w:eastAsia="zh-CN"/>
              </w:rPr>
              <w:t>详细</w:t>
            </w:r>
            <w:r>
              <w:rPr>
                <w:rFonts w:ascii="宋体" w:hAnsi="宋体" w:eastAsia="宋体"/>
                <w:sz w:val="21"/>
                <w:lang w:eastAsia="zh-CN"/>
              </w:rPr>
              <w:t>的功能运行确</w:t>
            </w:r>
            <w:r>
              <w:rPr>
                <w:rFonts w:hint="eastAsia" w:ascii="宋体" w:hAnsi="宋体" w:eastAsia="宋体" w:cstheme="minorBidi"/>
                <w:sz w:val="21"/>
                <w:lang w:eastAsia="zh-CN"/>
              </w:rPr>
              <w:t>认</w:t>
            </w:r>
            <w:r>
              <w:rPr>
                <w:rFonts w:ascii="宋体" w:hAnsi="宋体" w:eastAsia="宋体"/>
                <w:sz w:val="21"/>
                <w:lang w:eastAsia="zh-CN"/>
              </w:rPr>
              <w:t>用例</w:t>
            </w:r>
            <w:r>
              <w:rPr>
                <w:rFonts w:hint="eastAsia" w:ascii="宋体" w:hAnsi="宋体" w:eastAsia="宋体" w:cstheme="minorBidi"/>
                <w:sz w:val="21"/>
                <w:lang w:eastAsia="zh-CN"/>
              </w:rPr>
              <w:t>执</w:t>
            </w:r>
            <w:r>
              <w:rPr>
                <w:rFonts w:ascii="宋体" w:hAnsi="宋体" w:eastAsia="宋体"/>
                <w:sz w:val="21"/>
                <w:lang w:eastAsia="zh-CN"/>
              </w:rPr>
              <w:t>行</w:t>
            </w:r>
            <w:r>
              <w:rPr>
                <w:rFonts w:hint="eastAsia" w:ascii="宋体" w:hAnsi="宋体" w:eastAsia="宋体" w:cstheme="minorBidi"/>
                <w:sz w:val="21"/>
                <w:lang w:eastAsia="zh-CN"/>
              </w:rPr>
              <w:t>结</w:t>
            </w:r>
            <w:r>
              <w:rPr>
                <w:rFonts w:ascii="宋体" w:hAnsi="宋体" w:eastAsia="宋体"/>
                <w:sz w:val="21"/>
                <w:lang w:eastAsia="zh-CN"/>
              </w:rPr>
              <w:t>果</w:t>
            </w:r>
          </w:p>
        </w:tc>
        <w:tc>
          <w:tcPr>
            <w:tcW w:w="1596" w:type="dxa"/>
            <w:vAlign w:val="center"/>
          </w:tcPr>
          <w:p w14:paraId="0B76FACB">
            <w:pPr>
              <w:spacing w:after="0" w:line="240" w:lineRule="auto"/>
              <w:jc w:val="center"/>
              <w:rPr>
                <w:rFonts w:ascii="宋体" w:hAnsi="宋体" w:eastAsia="宋体"/>
                <w:sz w:val="21"/>
                <w:lang w:eastAsia="zh-CN"/>
              </w:rPr>
            </w:pPr>
            <w:r>
              <w:rPr>
                <w:rFonts w:ascii="宋体" w:hAnsi="宋体" w:eastAsia="宋体"/>
                <w:sz w:val="21"/>
              </w:rPr>
              <w:t>必须</w:t>
            </w:r>
          </w:p>
        </w:tc>
      </w:tr>
      <w:tr w14:paraId="3F68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vAlign w:val="center"/>
          </w:tcPr>
          <w:p w14:paraId="3D96A8AB">
            <w:pPr>
              <w:spacing w:after="0" w:line="240" w:lineRule="auto"/>
              <w:jc w:val="center"/>
              <w:rPr>
                <w:rFonts w:hint="eastAsia" w:ascii="宋体" w:hAnsi="宋体" w:eastAsia="宋体"/>
                <w:sz w:val="21"/>
                <w:lang w:eastAsia="zh-CN"/>
              </w:rPr>
            </w:pPr>
            <w:r>
              <w:rPr>
                <w:rFonts w:hint="eastAsia" w:ascii="宋体" w:hAnsi="宋体" w:eastAsia="宋体"/>
                <w:sz w:val="21"/>
                <w:lang w:eastAsia="zh-CN"/>
              </w:rPr>
              <w:t>3</w:t>
            </w:r>
            <w:r>
              <w:rPr>
                <w:rFonts w:ascii="宋体" w:hAnsi="宋体" w:eastAsia="宋体"/>
                <w:sz w:val="21"/>
                <w:lang w:eastAsia="zh-CN"/>
              </w:rPr>
              <w:t>3</w:t>
            </w:r>
          </w:p>
        </w:tc>
        <w:tc>
          <w:tcPr>
            <w:tcW w:w="1629" w:type="dxa"/>
            <w:vAlign w:val="center"/>
          </w:tcPr>
          <w:p w14:paraId="57D18FBF">
            <w:pPr>
              <w:spacing w:after="0" w:line="240" w:lineRule="auto"/>
              <w:rPr>
                <w:rFonts w:hint="eastAsia" w:ascii="宋体" w:hAnsi="宋体" w:eastAsia="宋体"/>
                <w:sz w:val="21"/>
                <w:lang w:eastAsia="zh-CN"/>
              </w:rPr>
            </w:pPr>
            <w:r>
              <w:rPr>
                <w:rFonts w:hint="eastAsia" w:ascii="宋体" w:hAnsi="宋体" w:eastAsia="宋体"/>
                <w:sz w:val="21"/>
                <w:lang w:eastAsia="zh-CN"/>
              </w:rPr>
              <w:t>测试报告</w:t>
            </w:r>
          </w:p>
        </w:tc>
        <w:tc>
          <w:tcPr>
            <w:tcW w:w="3815" w:type="dxa"/>
            <w:vAlign w:val="center"/>
          </w:tcPr>
          <w:p w14:paraId="1D84743F">
            <w:pPr>
              <w:spacing w:after="0" w:line="240" w:lineRule="auto"/>
              <w:rPr>
                <w:rFonts w:hint="eastAsia" w:ascii="宋体" w:hAnsi="宋体" w:eastAsia="宋体"/>
                <w:sz w:val="21"/>
                <w:lang w:eastAsia="zh-CN"/>
              </w:rPr>
            </w:pPr>
            <w:r>
              <w:rPr>
                <w:rFonts w:hint="eastAsia" w:ascii="宋体" w:hAnsi="宋体" w:eastAsia="宋体"/>
                <w:sz w:val="21"/>
                <w:lang w:eastAsia="zh-CN"/>
              </w:rPr>
              <w:t>具备完善的测试执行报告</w:t>
            </w:r>
          </w:p>
        </w:tc>
        <w:tc>
          <w:tcPr>
            <w:tcW w:w="1596" w:type="dxa"/>
            <w:vAlign w:val="center"/>
          </w:tcPr>
          <w:p w14:paraId="7D6C50E7">
            <w:pPr>
              <w:spacing w:after="0" w:line="240" w:lineRule="auto"/>
              <w:jc w:val="center"/>
              <w:rPr>
                <w:rFonts w:ascii="宋体" w:hAnsi="宋体" w:eastAsia="宋体"/>
                <w:sz w:val="21"/>
              </w:rPr>
            </w:pPr>
            <w:r>
              <w:rPr>
                <w:rFonts w:ascii="宋体" w:hAnsi="宋体" w:eastAsia="宋体"/>
                <w:sz w:val="21"/>
              </w:rPr>
              <w:t>必须</w:t>
            </w:r>
          </w:p>
        </w:tc>
      </w:tr>
    </w:tbl>
    <w:p w14:paraId="289BD5F7">
      <w:pPr>
        <w:rPr>
          <w:rFonts w:hint="eastAsia"/>
          <w:lang w:eastAsia="zh-CN"/>
        </w:rPr>
      </w:pPr>
    </w:p>
    <w:p w14:paraId="7D6C3679">
      <w:r>
        <w:rPr>
          <w:rFonts w:ascii="黑体" w:hAnsi="黑体" w:eastAsia="黑体"/>
          <w:b/>
          <w:sz w:val="24"/>
        </w:rPr>
        <w:t>4.8 项目实施需求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2"/>
        <w:gridCol w:w="3877"/>
        <w:gridCol w:w="1662"/>
      </w:tblGrid>
      <w:tr w14:paraId="069C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3B72C6AE">
            <w:pPr>
              <w:spacing w:after="0" w:line="240" w:lineRule="auto"/>
              <w:jc w:val="center"/>
            </w:pPr>
            <w:r>
              <w:rPr>
                <w:rFonts w:ascii="黑体" w:hAnsi="黑体" w:eastAsia="黑体"/>
                <w:b/>
                <w:sz w:val="21"/>
              </w:rPr>
              <w:t>序号</w:t>
            </w:r>
          </w:p>
        </w:tc>
        <w:tc>
          <w:tcPr>
            <w:tcW w:w="2161" w:type="dxa"/>
            <w:vAlign w:val="center"/>
          </w:tcPr>
          <w:p w14:paraId="3D3CCB51">
            <w:pPr>
              <w:spacing w:after="0" w:line="240" w:lineRule="auto"/>
              <w:jc w:val="center"/>
            </w:pPr>
            <w:r>
              <w:rPr>
                <w:rFonts w:ascii="黑体" w:hAnsi="黑体" w:eastAsia="黑体"/>
                <w:b/>
                <w:sz w:val="21"/>
              </w:rPr>
              <w:t>需求分类</w:t>
            </w:r>
          </w:p>
        </w:tc>
        <w:tc>
          <w:tcPr>
            <w:tcW w:w="2161" w:type="dxa"/>
            <w:vAlign w:val="center"/>
          </w:tcPr>
          <w:p w14:paraId="6050AE8D">
            <w:pPr>
              <w:spacing w:after="0" w:line="240" w:lineRule="auto"/>
              <w:jc w:val="center"/>
            </w:pPr>
            <w:r>
              <w:rPr>
                <w:rFonts w:ascii="黑体" w:hAnsi="黑体" w:eastAsia="黑体"/>
                <w:b/>
                <w:sz w:val="21"/>
              </w:rPr>
              <w:t>需求描述</w:t>
            </w:r>
          </w:p>
        </w:tc>
        <w:tc>
          <w:tcPr>
            <w:tcW w:w="2161" w:type="dxa"/>
            <w:vAlign w:val="center"/>
          </w:tcPr>
          <w:p w14:paraId="1245460B">
            <w:pPr>
              <w:spacing w:after="0" w:line="240" w:lineRule="auto"/>
              <w:jc w:val="center"/>
            </w:pPr>
            <w:r>
              <w:rPr>
                <w:rFonts w:ascii="黑体" w:hAnsi="黑体" w:eastAsia="黑体"/>
                <w:b/>
                <w:sz w:val="21"/>
              </w:rPr>
              <w:t>必须或期望</w:t>
            </w:r>
          </w:p>
        </w:tc>
      </w:tr>
      <w:tr w14:paraId="0873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B54B3D2">
            <w:pPr>
              <w:spacing w:after="0" w:line="240" w:lineRule="auto"/>
              <w:jc w:val="center"/>
            </w:pPr>
            <w:r>
              <w:rPr>
                <w:rFonts w:ascii="宋体" w:hAnsi="宋体" w:eastAsia="宋体"/>
                <w:sz w:val="21"/>
              </w:rPr>
              <w:t>34</w:t>
            </w:r>
          </w:p>
        </w:tc>
        <w:tc>
          <w:tcPr>
            <w:tcW w:w="1701" w:type="dxa"/>
            <w:vAlign w:val="center"/>
          </w:tcPr>
          <w:p w14:paraId="0B8369B1">
            <w:pPr>
              <w:spacing w:after="0" w:line="240" w:lineRule="auto"/>
            </w:pPr>
            <w:r>
              <w:rPr>
                <w:rFonts w:ascii="宋体" w:hAnsi="宋体" w:eastAsia="宋体"/>
                <w:sz w:val="21"/>
              </w:rPr>
              <w:t>实施计划</w:t>
            </w:r>
          </w:p>
        </w:tc>
        <w:tc>
          <w:tcPr>
            <w:tcW w:w="5102" w:type="dxa"/>
            <w:vAlign w:val="center"/>
          </w:tcPr>
          <w:p w14:paraId="4B7A5C14">
            <w:pPr>
              <w:spacing w:after="0" w:line="240" w:lineRule="auto"/>
              <w:rPr>
                <w:lang w:eastAsia="zh-CN"/>
              </w:rPr>
            </w:pPr>
            <w:r>
              <w:rPr>
                <w:rFonts w:ascii="宋体" w:hAnsi="宋体" w:eastAsia="宋体"/>
                <w:sz w:val="21"/>
                <w:lang w:eastAsia="zh-CN"/>
              </w:rPr>
              <w:t>供应商需提供详细的项目实施计划，包含实施方案、实施人员配置、计划进度和培训方案等</w:t>
            </w:r>
          </w:p>
        </w:tc>
        <w:tc>
          <w:tcPr>
            <w:tcW w:w="1417" w:type="dxa"/>
            <w:vAlign w:val="center"/>
          </w:tcPr>
          <w:p w14:paraId="302B4E9F">
            <w:pPr>
              <w:spacing w:after="0" w:line="240" w:lineRule="auto"/>
              <w:jc w:val="center"/>
            </w:pPr>
            <w:r>
              <w:rPr>
                <w:rFonts w:ascii="宋体" w:hAnsi="宋体" w:eastAsia="宋体"/>
                <w:sz w:val="21"/>
              </w:rPr>
              <w:t>必须</w:t>
            </w:r>
          </w:p>
        </w:tc>
      </w:tr>
      <w:tr w14:paraId="0285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4E6462F">
            <w:pPr>
              <w:spacing w:after="0" w:line="240" w:lineRule="auto"/>
              <w:jc w:val="center"/>
            </w:pPr>
            <w:r>
              <w:rPr>
                <w:rFonts w:ascii="宋体" w:hAnsi="宋体" w:eastAsia="宋体"/>
                <w:sz w:val="21"/>
              </w:rPr>
              <w:t>35</w:t>
            </w:r>
          </w:p>
        </w:tc>
        <w:tc>
          <w:tcPr>
            <w:tcW w:w="1701" w:type="dxa"/>
            <w:vAlign w:val="center"/>
          </w:tcPr>
          <w:p w14:paraId="711F76E0">
            <w:pPr>
              <w:spacing w:after="0" w:line="240" w:lineRule="auto"/>
            </w:pPr>
            <w:r>
              <w:rPr>
                <w:rFonts w:ascii="宋体" w:hAnsi="宋体" w:eastAsia="宋体"/>
                <w:sz w:val="21"/>
              </w:rPr>
              <w:t>项目管理</w:t>
            </w:r>
          </w:p>
        </w:tc>
        <w:tc>
          <w:tcPr>
            <w:tcW w:w="5102" w:type="dxa"/>
            <w:vAlign w:val="center"/>
          </w:tcPr>
          <w:p w14:paraId="5F206E9A">
            <w:pPr>
              <w:spacing w:after="0" w:line="240" w:lineRule="auto"/>
              <w:rPr>
                <w:lang w:eastAsia="zh-CN"/>
              </w:rPr>
            </w:pPr>
            <w:r>
              <w:rPr>
                <w:rFonts w:ascii="宋体" w:hAnsi="宋体" w:eastAsia="宋体"/>
                <w:sz w:val="21"/>
                <w:lang w:eastAsia="zh-CN"/>
              </w:rPr>
              <w:t>双方实施团队各指派一名项目经理，由实施项目经理组织团队内的沟通，获得统一结论后，再由双方项目经理进行单点沟通，避免团队指令模式的混乱</w:t>
            </w:r>
          </w:p>
        </w:tc>
        <w:tc>
          <w:tcPr>
            <w:tcW w:w="1417" w:type="dxa"/>
            <w:vAlign w:val="center"/>
          </w:tcPr>
          <w:p w14:paraId="7A3FF41E">
            <w:pPr>
              <w:spacing w:after="0" w:line="240" w:lineRule="auto"/>
              <w:jc w:val="center"/>
            </w:pPr>
            <w:r>
              <w:rPr>
                <w:rFonts w:ascii="宋体" w:hAnsi="宋体" w:eastAsia="宋体"/>
                <w:sz w:val="21"/>
              </w:rPr>
              <w:t>必须</w:t>
            </w:r>
          </w:p>
        </w:tc>
      </w:tr>
      <w:tr w14:paraId="16AD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516F6DB">
            <w:pPr>
              <w:spacing w:after="0" w:line="240" w:lineRule="auto"/>
              <w:jc w:val="center"/>
            </w:pPr>
            <w:r>
              <w:rPr>
                <w:rFonts w:ascii="宋体" w:hAnsi="宋体" w:eastAsia="宋体"/>
                <w:sz w:val="21"/>
              </w:rPr>
              <w:t>36</w:t>
            </w:r>
          </w:p>
        </w:tc>
        <w:tc>
          <w:tcPr>
            <w:tcW w:w="1701" w:type="dxa"/>
            <w:vAlign w:val="center"/>
          </w:tcPr>
          <w:p w14:paraId="1D0902BC">
            <w:pPr>
              <w:spacing w:after="0" w:line="240" w:lineRule="auto"/>
            </w:pPr>
            <w:r>
              <w:rPr>
                <w:rFonts w:ascii="宋体" w:hAnsi="宋体" w:eastAsia="宋体"/>
                <w:sz w:val="21"/>
              </w:rPr>
              <w:t>团队经验</w:t>
            </w:r>
          </w:p>
        </w:tc>
        <w:tc>
          <w:tcPr>
            <w:tcW w:w="5102" w:type="dxa"/>
            <w:vAlign w:val="center"/>
          </w:tcPr>
          <w:p w14:paraId="7DBAA23C">
            <w:pPr>
              <w:spacing w:after="0" w:line="240" w:lineRule="auto"/>
              <w:rPr>
                <w:lang w:eastAsia="zh-CN"/>
              </w:rPr>
            </w:pPr>
            <w:r>
              <w:rPr>
                <w:rFonts w:ascii="宋体" w:hAnsi="宋体" w:eastAsia="宋体"/>
                <w:sz w:val="21"/>
                <w:lang w:eastAsia="zh-CN"/>
              </w:rPr>
              <w:t>供应商必须保证其项目管理团队内有足够的具有丰富经验和专业知识的员工来管理风险和处理问题</w:t>
            </w:r>
          </w:p>
        </w:tc>
        <w:tc>
          <w:tcPr>
            <w:tcW w:w="1417" w:type="dxa"/>
            <w:vAlign w:val="center"/>
          </w:tcPr>
          <w:p w14:paraId="7BEEE3FC">
            <w:pPr>
              <w:spacing w:after="0" w:line="240" w:lineRule="auto"/>
              <w:jc w:val="center"/>
            </w:pPr>
            <w:r>
              <w:rPr>
                <w:rFonts w:ascii="宋体" w:hAnsi="宋体" w:eastAsia="宋体"/>
                <w:sz w:val="21"/>
              </w:rPr>
              <w:t>必须</w:t>
            </w:r>
          </w:p>
        </w:tc>
      </w:tr>
      <w:tr w14:paraId="49A5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DD93354">
            <w:pPr>
              <w:spacing w:after="0" w:line="240" w:lineRule="auto"/>
              <w:jc w:val="center"/>
            </w:pPr>
            <w:r>
              <w:rPr>
                <w:rFonts w:ascii="宋体" w:hAnsi="宋体" w:eastAsia="宋体"/>
                <w:sz w:val="21"/>
              </w:rPr>
              <w:t>37</w:t>
            </w:r>
          </w:p>
        </w:tc>
        <w:tc>
          <w:tcPr>
            <w:tcW w:w="1701" w:type="dxa"/>
            <w:vAlign w:val="center"/>
          </w:tcPr>
          <w:p w14:paraId="6092DDCD">
            <w:pPr>
              <w:spacing w:after="0" w:line="240" w:lineRule="auto"/>
            </w:pPr>
            <w:r>
              <w:rPr>
                <w:rFonts w:ascii="宋体" w:hAnsi="宋体" w:eastAsia="宋体"/>
                <w:sz w:val="21"/>
              </w:rPr>
              <w:t>项目代表</w:t>
            </w:r>
          </w:p>
        </w:tc>
        <w:tc>
          <w:tcPr>
            <w:tcW w:w="5102" w:type="dxa"/>
            <w:vAlign w:val="center"/>
          </w:tcPr>
          <w:p w14:paraId="7D53FBD4">
            <w:pPr>
              <w:spacing w:after="0" w:line="240" w:lineRule="auto"/>
              <w:rPr>
                <w:lang w:eastAsia="zh-CN"/>
              </w:rPr>
            </w:pPr>
            <w:r>
              <w:rPr>
                <w:rFonts w:ascii="宋体" w:hAnsi="宋体" w:eastAsia="宋体"/>
                <w:sz w:val="21"/>
                <w:lang w:eastAsia="zh-CN"/>
              </w:rPr>
              <w:t>项目实施的整个过程，供应商任命一个唯一的代表负责项目的交付工作</w:t>
            </w:r>
          </w:p>
        </w:tc>
        <w:tc>
          <w:tcPr>
            <w:tcW w:w="1417" w:type="dxa"/>
            <w:vAlign w:val="center"/>
          </w:tcPr>
          <w:p w14:paraId="19F0E59C">
            <w:pPr>
              <w:spacing w:after="0" w:line="240" w:lineRule="auto"/>
              <w:jc w:val="center"/>
            </w:pPr>
            <w:r>
              <w:rPr>
                <w:rFonts w:ascii="宋体" w:hAnsi="宋体" w:eastAsia="宋体"/>
                <w:sz w:val="21"/>
              </w:rPr>
              <w:t>必须</w:t>
            </w:r>
          </w:p>
        </w:tc>
      </w:tr>
      <w:tr w14:paraId="3B12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676FC29">
            <w:pPr>
              <w:spacing w:after="0" w:line="240" w:lineRule="auto"/>
              <w:jc w:val="center"/>
            </w:pPr>
            <w:r>
              <w:rPr>
                <w:rFonts w:ascii="宋体" w:hAnsi="宋体" w:eastAsia="宋体"/>
                <w:sz w:val="21"/>
              </w:rPr>
              <w:t>38</w:t>
            </w:r>
          </w:p>
        </w:tc>
        <w:tc>
          <w:tcPr>
            <w:tcW w:w="1701" w:type="dxa"/>
            <w:vAlign w:val="center"/>
          </w:tcPr>
          <w:p w14:paraId="7DB4A927">
            <w:pPr>
              <w:spacing w:after="0" w:line="240" w:lineRule="auto"/>
            </w:pPr>
            <w:r>
              <w:rPr>
                <w:rFonts w:ascii="宋体" w:hAnsi="宋体" w:eastAsia="宋体"/>
                <w:sz w:val="21"/>
              </w:rPr>
              <w:t>项目周期</w:t>
            </w:r>
          </w:p>
        </w:tc>
        <w:tc>
          <w:tcPr>
            <w:tcW w:w="5102" w:type="dxa"/>
            <w:vAlign w:val="center"/>
          </w:tcPr>
          <w:p w14:paraId="16CA2B77">
            <w:pPr>
              <w:spacing w:after="0" w:line="240" w:lineRule="auto"/>
              <w:rPr>
                <w:lang w:eastAsia="zh-CN"/>
              </w:rPr>
            </w:pPr>
            <w:r>
              <w:rPr>
                <w:rFonts w:ascii="宋体" w:hAnsi="宋体" w:eastAsia="宋体"/>
                <w:sz w:val="21"/>
                <w:lang w:eastAsia="zh-CN"/>
              </w:rPr>
              <w:t>项目总周期约6个月（2026年7月-12月），采用敏捷迭代与里程碑管理相结合的方式</w:t>
            </w:r>
          </w:p>
        </w:tc>
        <w:tc>
          <w:tcPr>
            <w:tcW w:w="1417" w:type="dxa"/>
            <w:vAlign w:val="center"/>
          </w:tcPr>
          <w:p w14:paraId="64F23617">
            <w:pPr>
              <w:spacing w:after="0" w:line="240" w:lineRule="auto"/>
              <w:jc w:val="center"/>
            </w:pPr>
            <w:r>
              <w:rPr>
                <w:rFonts w:ascii="宋体" w:hAnsi="宋体" w:eastAsia="宋体"/>
                <w:sz w:val="21"/>
              </w:rPr>
              <w:t>必须</w:t>
            </w:r>
          </w:p>
        </w:tc>
      </w:tr>
      <w:tr w14:paraId="7455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D20C5FF">
            <w:pPr>
              <w:spacing w:after="0" w:line="240" w:lineRule="auto"/>
              <w:jc w:val="center"/>
            </w:pPr>
            <w:r>
              <w:rPr>
                <w:rFonts w:ascii="宋体" w:hAnsi="宋体" w:eastAsia="宋体"/>
                <w:sz w:val="21"/>
              </w:rPr>
              <w:t>39</w:t>
            </w:r>
          </w:p>
        </w:tc>
        <w:tc>
          <w:tcPr>
            <w:tcW w:w="1701" w:type="dxa"/>
            <w:vAlign w:val="center"/>
          </w:tcPr>
          <w:p w14:paraId="2D589111">
            <w:pPr>
              <w:spacing w:after="0" w:line="240" w:lineRule="auto"/>
            </w:pPr>
            <w:r>
              <w:rPr>
                <w:rFonts w:ascii="宋体" w:hAnsi="宋体" w:eastAsia="宋体"/>
                <w:sz w:val="21"/>
              </w:rPr>
              <w:t>交付物</w:t>
            </w:r>
          </w:p>
        </w:tc>
        <w:tc>
          <w:tcPr>
            <w:tcW w:w="5102" w:type="dxa"/>
            <w:vAlign w:val="center"/>
          </w:tcPr>
          <w:p w14:paraId="39C21351">
            <w:pPr>
              <w:spacing w:after="0" w:line="240" w:lineRule="auto"/>
              <w:rPr>
                <w:lang w:eastAsia="zh-CN"/>
              </w:rPr>
            </w:pPr>
            <w:r>
              <w:rPr>
                <w:rFonts w:ascii="宋体" w:hAnsi="宋体" w:eastAsia="宋体"/>
                <w:sz w:val="21"/>
                <w:lang w:eastAsia="zh-CN"/>
              </w:rPr>
              <w:t>交付UAT Case、用户操作手册、系统管理员与运维手册、培训材料及培训记录、上线与试运行报告等</w:t>
            </w:r>
          </w:p>
        </w:tc>
        <w:tc>
          <w:tcPr>
            <w:tcW w:w="1417" w:type="dxa"/>
            <w:vAlign w:val="center"/>
          </w:tcPr>
          <w:p w14:paraId="656BD19B">
            <w:pPr>
              <w:spacing w:after="0" w:line="240" w:lineRule="auto"/>
              <w:jc w:val="center"/>
            </w:pPr>
            <w:r>
              <w:rPr>
                <w:rFonts w:ascii="宋体" w:hAnsi="宋体" w:eastAsia="宋体"/>
                <w:sz w:val="21"/>
              </w:rPr>
              <w:t>必须</w:t>
            </w:r>
          </w:p>
        </w:tc>
      </w:tr>
    </w:tbl>
    <w:p w14:paraId="7F4FFB7C"/>
    <w:p w14:paraId="3A6FCE71">
      <w:r>
        <w:rPr>
          <w:rFonts w:ascii="黑体" w:hAnsi="黑体" w:eastAsia="黑体"/>
          <w:b/>
          <w:sz w:val="24"/>
        </w:rPr>
        <w:t>4.9 其他需求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645"/>
        <w:gridCol w:w="3928"/>
        <w:gridCol w:w="1645"/>
      </w:tblGrid>
      <w:tr w14:paraId="2B6AE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vAlign w:val="center"/>
          </w:tcPr>
          <w:p w14:paraId="6E4F8B68">
            <w:pPr>
              <w:spacing w:after="0" w:line="240" w:lineRule="auto"/>
              <w:jc w:val="center"/>
            </w:pPr>
            <w:r>
              <w:rPr>
                <w:rFonts w:ascii="黑体" w:hAnsi="黑体" w:eastAsia="黑体"/>
                <w:b/>
                <w:sz w:val="21"/>
              </w:rPr>
              <w:t>序号</w:t>
            </w:r>
          </w:p>
        </w:tc>
        <w:tc>
          <w:tcPr>
            <w:tcW w:w="2161" w:type="dxa"/>
            <w:vAlign w:val="center"/>
          </w:tcPr>
          <w:p w14:paraId="7CA4041F">
            <w:pPr>
              <w:spacing w:after="0" w:line="240" w:lineRule="auto"/>
              <w:jc w:val="center"/>
            </w:pPr>
            <w:r>
              <w:rPr>
                <w:rFonts w:ascii="黑体" w:hAnsi="黑体" w:eastAsia="黑体"/>
                <w:b/>
                <w:sz w:val="21"/>
              </w:rPr>
              <w:t>需求分类</w:t>
            </w:r>
          </w:p>
        </w:tc>
        <w:tc>
          <w:tcPr>
            <w:tcW w:w="2161" w:type="dxa"/>
            <w:vAlign w:val="center"/>
          </w:tcPr>
          <w:p w14:paraId="3B3F1651">
            <w:pPr>
              <w:spacing w:after="0" w:line="240" w:lineRule="auto"/>
              <w:jc w:val="center"/>
            </w:pPr>
            <w:r>
              <w:rPr>
                <w:rFonts w:ascii="黑体" w:hAnsi="黑体" w:eastAsia="黑体"/>
                <w:b/>
                <w:sz w:val="21"/>
              </w:rPr>
              <w:t>需求描述</w:t>
            </w:r>
          </w:p>
        </w:tc>
        <w:tc>
          <w:tcPr>
            <w:tcW w:w="2161" w:type="dxa"/>
            <w:vAlign w:val="center"/>
          </w:tcPr>
          <w:p w14:paraId="7E480168">
            <w:pPr>
              <w:spacing w:after="0" w:line="240" w:lineRule="auto"/>
              <w:jc w:val="center"/>
            </w:pPr>
            <w:r>
              <w:rPr>
                <w:rFonts w:ascii="黑体" w:hAnsi="黑体" w:eastAsia="黑体"/>
                <w:b/>
                <w:sz w:val="21"/>
              </w:rPr>
              <w:t>必须或期望</w:t>
            </w:r>
          </w:p>
        </w:tc>
      </w:tr>
      <w:tr w14:paraId="23FB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F23F44D">
            <w:pPr>
              <w:spacing w:after="0" w:line="240" w:lineRule="auto"/>
              <w:jc w:val="center"/>
            </w:pPr>
            <w:r>
              <w:rPr>
                <w:rFonts w:ascii="宋体" w:hAnsi="宋体" w:eastAsia="宋体"/>
                <w:sz w:val="21"/>
              </w:rPr>
              <w:t>40</w:t>
            </w:r>
          </w:p>
        </w:tc>
        <w:tc>
          <w:tcPr>
            <w:tcW w:w="1701" w:type="dxa"/>
            <w:vAlign w:val="center"/>
          </w:tcPr>
          <w:p w14:paraId="615FF48E">
            <w:pPr>
              <w:spacing w:after="0" w:line="240" w:lineRule="auto"/>
            </w:pPr>
            <w:r>
              <w:rPr>
                <w:rFonts w:ascii="宋体" w:hAnsi="宋体" w:eastAsia="宋体"/>
                <w:sz w:val="21"/>
              </w:rPr>
              <w:t>用户培训</w:t>
            </w:r>
          </w:p>
        </w:tc>
        <w:tc>
          <w:tcPr>
            <w:tcW w:w="5102" w:type="dxa"/>
            <w:vAlign w:val="center"/>
          </w:tcPr>
          <w:p w14:paraId="3935C979">
            <w:pPr>
              <w:spacing w:after="0" w:line="240" w:lineRule="auto"/>
              <w:rPr>
                <w:lang w:eastAsia="zh-CN"/>
              </w:rPr>
            </w:pPr>
            <w:r>
              <w:rPr>
                <w:rFonts w:ascii="宋体" w:hAnsi="宋体" w:eastAsia="宋体"/>
                <w:sz w:val="21"/>
                <w:lang w:eastAsia="zh-CN"/>
              </w:rPr>
              <w:t>定制化培训课程（含模拟申报场景演练）；开展验收/上线/报表使用培训</w:t>
            </w:r>
          </w:p>
        </w:tc>
        <w:tc>
          <w:tcPr>
            <w:tcW w:w="1417" w:type="dxa"/>
            <w:vAlign w:val="center"/>
          </w:tcPr>
          <w:p w14:paraId="5F7EF149">
            <w:pPr>
              <w:spacing w:after="0" w:line="240" w:lineRule="auto"/>
              <w:jc w:val="center"/>
            </w:pPr>
            <w:ins w:id="0" w:author="谢蒙生" w:date="2026-06-25T15:10:28Z">
              <w:r>
                <w:rPr>
                  <w:rFonts w:ascii="宋体" w:hAnsi="宋体" w:eastAsia="宋体"/>
                  <w:sz w:val="21"/>
                </w:rPr>
                <w:t>必须</w:t>
              </w:r>
            </w:ins>
          </w:p>
        </w:tc>
      </w:tr>
      <w:tr w14:paraId="125D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D6729AD">
            <w:pPr>
              <w:spacing w:after="0" w:line="240" w:lineRule="auto"/>
              <w:jc w:val="center"/>
            </w:pPr>
            <w:r>
              <w:rPr>
                <w:rFonts w:ascii="宋体" w:hAnsi="宋体" w:eastAsia="宋体"/>
                <w:sz w:val="21"/>
              </w:rPr>
              <w:t>41</w:t>
            </w:r>
          </w:p>
        </w:tc>
        <w:tc>
          <w:tcPr>
            <w:tcW w:w="1701" w:type="dxa"/>
            <w:vAlign w:val="center"/>
          </w:tcPr>
          <w:p w14:paraId="79B6C59C">
            <w:pPr>
              <w:spacing w:after="0" w:line="240" w:lineRule="auto"/>
            </w:pPr>
            <w:r>
              <w:rPr>
                <w:rFonts w:ascii="宋体" w:hAnsi="宋体" w:eastAsia="宋体"/>
                <w:sz w:val="21"/>
              </w:rPr>
              <w:t>可扩展性</w:t>
            </w:r>
          </w:p>
        </w:tc>
        <w:tc>
          <w:tcPr>
            <w:tcW w:w="5102" w:type="dxa"/>
            <w:vAlign w:val="center"/>
          </w:tcPr>
          <w:p w14:paraId="73C7E3EF">
            <w:pPr>
              <w:spacing w:after="0" w:line="240" w:lineRule="auto"/>
              <w:rPr>
                <w:lang w:eastAsia="zh-CN"/>
              </w:rPr>
            </w:pPr>
            <w:r>
              <w:rPr>
                <w:rFonts w:ascii="宋体" w:hAnsi="宋体" w:eastAsia="宋体"/>
                <w:sz w:val="21"/>
                <w:lang w:eastAsia="zh-CN"/>
              </w:rPr>
              <w:t>支持未来新增申报模块（如IRT/eTMF/财务等源系统接入）</w:t>
            </w:r>
          </w:p>
        </w:tc>
        <w:tc>
          <w:tcPr>
            <w:tcW w:w="1417" w:type="dxa"/>
            <w:vAlign w:val="center"/>
          </w:tcPr>
          <w:p w14:paraId="5680482D">
            <w:pPr>
              <w:spacing w:after="0" w:line="240" w:lineRule="auto"/>
              <w:jc w:val="center"/>
            </w:pPr>
            <w:ins w:id="1" w:author="谢蒙生" w:date="2026-06-25T15:10:31Z">
              <w:r>
                <w:rPr>
                  <w:rFonts w:ascii="宋体" w:hAnsi="宋体" w:eastAsia="宋体"/>
                  <w:sz w:val="21"/>
                </w:rPr>
                <w:t>必须</w:t>
              </w:r>
            </w:ins>
          </w:p>
        </w:tc>
      </w:tr>
      <w:tr w14:paraId="1712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282F906">
            <w:pPr>
              <w:spacing w:after="0" w:line="240" w:lineRule="auto"/>
              <w:jc w:val="center"/>
            </w:pPr>
            <w:r>
              <w:rPr>
                <w:rFonts w:ascii="宋体" w:hAnsi="宋体" w:eastAsia="宋体"/>
                <w:sz w:val="21"/>
              </w:rPr>
              <w:t>42</w:t>
            </w:r>
          </w:p>
        </w:tc>
        <w:tc>
          <w:tcPr>
            <w:tcW w:w="1701" w:type="dxa"/>
            <w:vAlign w:val="center"/>
          </w:tcPr>
          <w:p w14:paraId="65982608">
            <w:pPr>
              <w:spacing w:after="0" w:line="240" w:lineRule="auto"/>
            </w:pPr>
            <w:r>
              <w:rPr>
                <w:rFonts w:ascii="宋体" w:hAnsi="宋体" w:eastAsia="宋体"/>
                <w:sz w:val="21"/>
              </w:rPr>
              <w:t>AI应用预留</w:t>
            </w:r>
          </w:p>
        </w:tc>
        <w:tc>
          <w:tcPr>
            <w:tcW w:w="5102" w:type="dxa"/>
            <w:vAlign w:val="center"/>
          </w:tcPr>
          <w:p w14:paraId="18F7EC5B">
            <w:pPr>
              <w:spacing w:after="0" w:line="240" w:lineRule="auto"/>
              <w:rPr>
                <w:lang w:eastAsia="zh-CN"/>
              </w:rPr>
            </w:pPr>
            <w:r>
              <w:rPr>
                <w:rFonts w:ascii="宋体" w:hAnsi="宋体" w:eastAsia="宋体"/>
                <w:sz w:val="21"/>
                <w:lang w:eastAsia="zh-CN"/>
              </w:rPr>
              <w:t>为后续AI应用（智能质量预警、医学异常识别、AI辅助SDTM映射、自然语言自助分析等）预留数据接口与模型扩展能力</w:t>
            </w:r>
          </w:p>
        </w:tc>
        <w:tc>
          <w:tcPr>
            <w:tcW w:w="1417" w:type="dxa"/>
            <w:vAlign w:val="center"/>
          </w:tcPr>
          <w:p w14:paraId="7A3324AA">
            <w:pPr>
              <w:spacing w:after="0" w:line="240" w:lineRule="auto"/>
              <w:jc w:val="center"/>
            </w:pPr>
            <w:r>
              <w:rPr>
                <w:rFonts w:ascii="宋体" w:hAnsi="宋体" w:eastAsia="宋体"/>
                <w:sz w:val="21"/>
              </w:rPr>
              <w:t>期望</w:t>
            </w:r>
            <w:bookmarkStart w:id="0" w:name="_GoBack"/>
            <w:bookmarkEnd w:id="0"/>
          </w:p>
        </w:tc>
      </w:tr>
      <w:tr w14:paraId="40AC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3C6458FB">
            <w:pPr>
              <w:spacing w:after="0" w:line="240" w:lineRule="auto"/>
              <w:jc w:val="center"/>
            </w:pPr>
            <w:r>
              <w:rPr>
                <w:rFonts w:ascii="宋体" w:hAnsi="宋体" w:eastAsia="宋体"/>
                <w:sz w:val="21"/>
              </w:rPr>
              <w:t>43</w:t>
            </w:r>
          </w:p>
        </w:tc>
        <w:tc>
          <w:tcPr>
            <w:tcW w:w="1701" w:type="dxa"/>
            <w:vAlign w:val="center"/>
          </w:tcPr>
          <w:p w14:paraId="70B67158">
            <w:pPr>
              <w:spacing w:after="0" w:line="240" w:lineRule="auto"/>
            </w:pPr>
            <w:r>
              <w:rPr>
                <w:rFonts w:ascii="宋体" w:hAnsi="宋体" w:eastAsia="宋体"/>
                <w:sz w:val="21"/>
              </w:rPr>
              <w:t>文档模板</w:t>
            </w:r>
          </w:p>
        </w:tc>
        <w:tc>
          <w:tcPr>
            <w:tcW w:w="5102" w:type="dxa"/>
            <w:vAlign w:val="center"/>
          </w:tcPr>
          <w:p w14:paraId="222726D8">
            <w:pPr>
              <w:spacing w:after="0" w:line="240" w:lineRule="auto"/>
              <w:rPr>
                <w:lang w:eastAsia="zh-CN"/>
              </w:rPr>
            </w:pPr>
            <w:r>
              <w:rPr>
                <w:rFonts w:ascii="宋体" w:hAnsi="宋体" w:eastAsia="宋体"/>
                <w:sz w:val="21"/>
                <w:lang w:eastAsia="zh-CN"/>
              </w:rPr>
              <w:t>系统应提供标准化文档模板管理功能，支持模板版本控制与快速调用</w:t>
            </w:r>
          </w:p>
        </w:tc>
        <w:tc>
          <w:tcPr>
            <w:tcW w:w="1417" w:type="dxa"/>
            <w:vAlign w:val="center"/>
          </w:tcPr>
          <w:p w14:paraId="5309F945">
            <w:pPr>
              <w:spacing w:after="0" w:line="240" w:lineRule="auto"/>
              <w:jc w:val="center"/>
            </w:pPr>
            <w:r>
              <w:rPr>
                <w:rFonts w:ascii="宋体" w:hAnsi="宋体" w:eastAsia="宋体"/>
                <w:sz w:val="21"/>
              </w:rPr>
              <w:t>期望</w:t>
            </w:r>
          </w:p>
        </w:tc>
      </w:tr>
    </w:tbl>
    <w:p w14:paraId="3B70DAED"/>
    <w:p w14:paraId="738B8FDC">
      <w:r>
        <w:br w:type="page"/>
      </w:r>
    </w:p>
    <w:p w14:paraId="4C1ADBFD">
      <w:r>
        <w:rPr>
          <w:rFonts w:ascii="黑体" w:hAnsi="黑体" w:eastAsia="黑体"/>
          <w:b/>
          <w:sz w:val="28"/>
        </w:rPr>
        <w:t>6. 签字确认</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CA6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1" w:type="dxa"/>
            <w:vAlign w:val="center"/>
          </w:tcPr>
          <w:p w14:paraId="3D76567F">
            <w:pPr>
              <w:spacing w:after="0" w:line="240" w:lineRule="auto"/>
              <w:jc w:val="center"/>
            </w:pPr>
            <w:r>
              <w:rPr>
                <w:rFonts w:ascii="黑体" w:hAnsi="黑体" w:eastAsia="黑体"/>
                <w:b/>
                <w:sz w:val="24"/>
              </w:rPr>
              <w:t>姓名</w:t>
            </w:r>
          </w:p>
        </w:tc>
        <w:tc>
          <w:tcPr>
            <w:tcW w:w="2161" w:type="dxa"/>
            <w:vAlign w:val="center"/>
          </w:tcPr>
          <w:p w14:paraId="7FE11AF4">
            <w:pPr>
              <w:spacing w:after="0" w:line="240" w:lineRule="auto"/>
              <w:jc w:val="center"/>
            </w:pPr>
            <w:r>
              <w:rPr>
                <w:rFonts w:ascii="黑体" w:hAnsi="黑体" w:eastAsia="黑体"/>
                <w:b/>
                <w:sz w:val="24"/>
              </w:rPr>
              <w:t>部门</w:t>
            </w:r>
          </w:p>
        </w:tc>
        <w:tc>
          <w:tcPr>
            <w:tcW w:w="2161" w:type="dxa"/>
            <w:vAlign w:val="center"/>
          </w:tcPr>
          <w:p w14:paraId="79D3F427">
            <w:pPr>
              <w:spacing w:after="0" w:line="240" w:lineRule="auto"/>
              <w:jc w:val="center"/>
            </w:pPr>
            <w:r>
              <w:rPr>
                <w:rFonts w:ascii="黑体" w:hAnsi="黑体" w:eastAsia="黑体"/>
                <w:b/>
                <w:sz w:val="24"/>
              </w:rPr>
              <w:t>签字确认</w:t>
            </w:r>
          </w:p>
        </w:tc>
        <w:tc>
          <w:tcPr>
            <w:tcW w:w="2161" w:type="dxa"/>
            <w:vAlign w:val="center"/>
          </w:tcPr>
          <w:p w14:paraId="534A8390">
            <w:pPr>
              <w:spacing w:after="0" w:line="240" w:lineRule="auto"/>
              <w:jc w:val="center"/>
            </w:pPr>
            <w:r>
              <w:rPr>
                <w:rFonts w:ascii="黑体" w:hAnsi="黑体" w:eastAsia="黑体"/>
                <w:b/>
                <w:sz w:val="24"/>
              </w:rPr>
              <w:t>确认时间</w:t>
            </w:r>
          </w:p>
        </w:tc>
      </w:tr>
      <w:tr w14:paraId="14AF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1" w:type="dxa"/>
            <w:vAlign w:val="center"/>
          </w:tcPr>
          <w:p w14:paraId="396DEBD7">
            <w:pPr>
              <w:spacing w:after="0" w:line="240" w:lineRule="auto"/>
            </w:pPr>
          </w:p>
        </w:tc>
        <w:tc>
          <w:tcPr>
            <w:tcW w:w="2161" w:type="dxa"/>
            <w:vAlign w:val="center"/>
          </w:tcPr>
          <w:p w14:paraId="48FD5ED0">
            <w:pPr>
              <w:spacing w:after="0" w:line="240" w:lineRule="auto"/>
            </w:pPr>
          </w:p>
        </w:tc>
        <w:tc>
          <w:tcPr>
            <w:tcW w:w="2161" w:type="dxa"/>
            <w:vAlign w:val="center"/>
          </w:tcPr>
          <w:p w14:paraId="3B2B24E2">
            <w:pPr>
              <w:spacing w:after="0" w:line="240" w:lineRule="auto"/>
            </w:pPr>
          </w:p>
        </w:tc>
        <w:tc>
          <w:tcPr>
            <w:tcW w:w="2161" w:type="dxa"/>
            <w:vAlign w:val="center"/>
          </w:tcPr>
          <w:p w14:paraId="0132CB58">
            <w:pPr>
              <w:spacing w:after="0" w:line="240" w:lineRule="auto"/>
            </w:pPr>
          </w:p>
        </w:tc>
      </w:tr>
      <w:tr w14:paraId="714F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1" w:type="dxa"/>
            <w:vAlign w:val="center"/>
          </w:tcPr>
          <w:p w14:paraId="32E34AF9">
            <w:pPr>
              <w:spacing w:after="0" w:line="240" w:lineRule="auto"/>
            </w:pPr>
          </w:p>
        </w:tc>
        <w:tc>
          <w:tcPr>
            <w:tcW w:w="2161" w:type="dxa"/>
            <w:vAlign w:val="center"/>
          </w:tcPr>
          <w:p w14:paraId="54C00930">
            <w:pPr>
              <w:spacing w:after="0" w:line="240" w:lineRule="auto"/>
            </w:pPr>
          </w:p>
        </w:tc>
        <w:tc>
          <w:tcPr>
            <w:tcW w:w="2161" w:type="dxa"/>
            <w:vAlign w:val="center"/>
          </w:tcPr>
          <w:p w14:paraId="662D46A5">
            <w:pPr>
              <w:spacing w:after="0" w:line="240" w:lineRule="auto"/>
            </w:pPr>
          </w:p>
        </w:tc>
        <w:tc>
          <w:tcPr>
            <w:tcW w:w="2161" w:type="dxa"/>
            <w:vAlign w:val="center"/>
          </w:tcPr>
          <w:p w14:paraId="71FC261E">
            <w:pPr>
              <w:spacing w:after="0" w:line="240" w:lineRule="auto"/>
            </w:pPr>
          </w:p>
        </w:tc>
      </w:tr>
      <w:tr w14:paraId="1406E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1" w:type="dxa"/>
            <w:vAlign w:val="center"/>
          </w:tcPr>
          <w:p w14:paraId="09A137F5">
            <w:pPr>
              <w:spacing w:after="0" w:line="240" w:lineRule="auto"/>
            </w:pPr>
          </w:p>
        </w:tc>
        <w:tc>
          <w:tcPr>
            <w:tcW w:w="2161" w:type="dxa"/>
            <w:vAlign w:val="center"/>
          </w:tcPr>
          <w:p w14:paraId="08EC56CC">
            <w:pPr>
              <w:spacing w:after="0" w:line="240" w:lineRule="auto"/>
            </w:pPr>
          </w:p>
        </w:tc>
        <w:tc>
          <w:tcPr>
            <w:tcW w:w="2161" w:type="dxa"/>
            <w:vAlign w:val="center"/>
          </w:tcPr>
          <w:p w14:paraId="6DCA8AB3">
            <w:pPr>
              <w:spacing w:after="0" w:line="240" w:lineRule="auto"/>
            </w:pPr>
          </w:p>
        </w:tc>
        <w:tc>
          <w:tcPr>
            <w:tcW w:w="2161" w:type="dxa"/>
            <w:vAlign w:val="center"/>
          </w:tcPr>
          <w:p w14:paraId="0E37F6E2">
            <w:pPr>
              <w:spacing w:after="0" w:line="240" w:lineRule="auto"/>
            </w:pPr>
          </w:p>
        </w:tc>
      </w:tr>
      <w:tr w14:paraId="4E5F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1" w:type="dxa"/>
            <w:vAlign w:val="center"/>
          </w:tcPr>
          <w:p w14:paraId="67E5A0A9">
            <w:pPr>
              <w:spacing w:after="0" w:line="240" w:lineRule="auto"/>
            </w:pPr>
          </w:p>
        </w:tc>
        <w:tc>
          <w:tcPr>
            <w:tcW w:w="2161" w:type="dxa"/>
            <w:vAlign w:val="center"/>
          </w:tcPr>
          <w:p w14:paraId="6F516C1A">
            <w:pPr>
              <w:spacing w:after="0" w:line="240" w:lineRule="auto"/>
            </w:pPr>
          </w:p>
        </w:tc>
        <w:tc>
          <w:tcPr>
            <w:tcW w:w="2161" w:type="dxa"/>
            <w:vAlign w:val="center"/>
          </w:tcPr>
          <w:p w14:paraId="21AD1330">
            <w:pPr>
              <w:spacing w:after="0" w:line="240" w:lineRule="auto"/>
            </w:pPr>
          </w:p>
        </w:tc>
        <w:tc>
          <w:tcPr>
            <w:tcW w:w="2161" w:type="dxa"/>
            <w:vAlign w:val="center"/>
          </w:tcPr>
          <w:p w14:paraId="07C5E7F1">
            <w:pPr>
              <w:spacing w:after="0" w:line="240" w:lineRule="auto"/>
            </w:pPr>
          </w:p>
        </w:tc>
      </w:tr>
      <w:tr w14:paraId="5CB4C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1" w:type="dxa"/>
            <w:vAlign w:val="center"/>
          </w:tcPr>
          <w:p w14:paraId="48221CB5">
            <w:pPr>
              <w:spacing w:after="0" w:line="240" w:lineRule="auto"/>
            </w:pPr>
          </w:p>
        </w:tc>
        <w:tc>
          <w:tcPr>
            <w:tcW w:w="2161" w:type="dxa"/>
            <w:vAlign w:val="center"/>
          </w:tcPr>
          <w:p w14:paraId="5FB43301">
            <w:pPr>
              <w:spacing w:after="0" w:line="240" w:lineRule="auto"/>
            </w:pPr>
          </w:p>
        </w:tc>
        <w:tc>
          <w:tcPr>
            <w:tcW w:w="2161" w:type="dxa"/>
            <w:vAlign w:val="center"/>
          </w:tcPr>
          <w:p w14:paraId="1F1592BE">
            <w:pPr>
              <w:spacing w:after="0" w:line="240" w:lineRule="auto"/>
            </w:pPr>
          </w:p>
        </w:tc>
        <w:tc>
          <w:tcPr>
            <w:tcW w:w="2161" w:type="dxa"/>
            <w:vAlign w:val="center"/>
          </w:tcPr>
          <w:p w14:paraId="19AB53A6">
            <w:pPr>
              <w:spacing w:after="0" w:line="240" w:lineRule="auto"/>
            </w:pPr>
          </w:p>
        </w:tc>
      </w:tr>
    </w:tbl>
    <w:p w14:paraId="1EFDBED8"/>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谢蒙生">
    <w15:presenceInfo w15:providerId="WPS Office" w15:userId="34928781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5347"/>
    <w:rsid w:val="0015074B"/>
    <w:rsid w:val="0029639D"/>
    <w:rsid w:val="00326F90"/>
    <w:rsid w:val="0060622C"/>
    <w:rsid w:val="006D4964"/>
    <w:rsid w:val="006F1A08"/>
    <w:rsid w:val="00700D02"/>
    <w:rsid w:val="009627A2"/>
    <w:rsid w:val="00975EA3"/>
    <w:rsid w:val="00AA1D8D"/>
    <w:rsid w:val="00AF49B0"/>
    <w:rsid w:val="00B420C0"/>
    <w:rsid w:val="00B47730"/>
    <w:rsid w:val="00CB0664"/>
    <w:rsid w:val="00F54AD1"/>
    <w:rsid w:val="00FC693F"/>
    <w:rsid w:val="52F84981"/>
    <w:rsid w:val="7E8E2D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semiHidden/>
    <w:unhideWhenUsed/>
    <w:qFormat/>
    <w:uiPriority w:val="99"/>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3">
    <w:name w:val="annotation subject"/>
    <w:basedOn w:val="17"/>
    <w:next w:val="17"/>
    <w:link w:val="169"/>
    <w:semiHidden/>
    <w:unhideWhenUsed/>
    <w:qFormat/>
    <w:uiPriority w:val="99"/>
    <w:rPr>
      <w:b/>
      <w:bCs/>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annotation reference"/>
    <w:basedOn w:val="134"/>
    <w:semiHidden/>
    <w:unhideWhenUsed/>
    <w:qFormat/>
    <w:uiPriority w:val="99"/>
    <w:rPr>
      <w:sz w:val="21"/>
      <w:szCs w:val="21"/>
    </w:rPr>
  </w:style>
  <w:style w:type="character" w:customStyle="1" w:styleId="138">
    <w:name w:val="页眉 字符"/>
    <w:basedOn w:val="134"/>
    <w:link w:val="26"/>
    <w:uiPriority w:val="99"/>
  </w:style>
  <w:style w:type="character" w:customStyle="1" w:styleId="139">
    <w:name w:val="页脚 字符"/>
    <w:basedOn w:val="134"/>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20"/>
    <w:qFormat/>
    <w:uiPriority w:val="99"/>
  </w:style>
  <w:style w:type="character" w:customStyle="1" w:styleId="148">
    <w:name w:val="正文文本 2 字符"/>
    <w:basedOn w:val="134"/>
    <w:link w:val="29"/>
    <w:qFormat/>
    <w:uiPriority w:val="99"/>
  </w:style>
  <w:style w:type="character" w:customStyle="1" w:styleId="149">
    <w:name w:val="正文文本 3 字符"/>
    <w:basedOn w:val="134"/>
    <w:link w:val="18"/>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Revision"/>
    <w:hidden/>
    <w:unhideWhenUsed/>
    <w:uiPriority w:val="99"/>
    <w:rPr>
      <w:rFonts w:asciiTheme="minorHAnsi" w:hAnsiTheme="minorHAnsi" w:eastAsiaTheme="minorEastAsia" w:cstheme="minorBidi"/>
      <w:sz w:val="22"/>
      <w:szCs w:val="22"/>
      <w:lang w:val="en-US" w:eastAsia="en-US" w:bidi="ar-SA"/>
    </w:rPr>
  </w:style>
  <w:style w:type="character" w:customStyle="1" w:styleId="168">
    <w:name w:val="批注文字 字符"/>
    <w:basedOn w:val="134"/>
    <w:link w:val="17"/>
    <w:semiHidden/>
    <w:uiPriority w:val="99"/>
    <w:rPr>
      <w:sz w:val="22"/>
      <w:szCs w:val="22"/>
      <w:lang w:eastAsia="en-US"/>
    </w:rPr>
  </w:style>
  <w:style w:type="character" w:customStyle="1" w:styleId="169">
    <w:name w:val="批注主题 字符"/>
    <w:basedOn w:val="168"/>
    <w:link w:val="33"/>
    <w:semiHidden/>
    <w:uiPriority w:val="99"/>
    <w:rPr>
      <w:b/>
      <w:bCs/>
      <w:sz w:val="22"/>
      <w:szCs w:val="22"/>
      <w:lang w:eastAsia="en-US"/>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1785</Words>
  <Characters>2270</Characters>
  <Lines>30</Lines>
  <Paragraphs>8</Paragraphs>
  <TotalTime>2</TotalTime>
  <ScaleCrop>false</ScaleCrop>
  <LinksUpToDate>false</LinksUpToDate>
  <CharactersWithSpaces>2328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2026-06-25T05:47:00Z</dcterms:created>
  <dc:creator>python-docx</dc:creator>
  <dc:description>generated by python-docx</dc:description>
  <cp:lastModifiedBy>谢蒙生</cp:lastModifiedBy>
  <dcterms:modified xsi:type="dcterms:W3CDTF">2026-06-25T07:11:04Z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eyJoZGlkIjoiYWNhYWU5MGI4ZDE1YTU1ZTUyOThlMmJkZjRiODViODUiLCJ1c2VySWQiOiI0NTYyNTk1MDIifQ==</vt:lpwstr>
  </property>
  <property fmtid="{D5CDD505-2E9C-101B-9397-08002B2CF9AE}" pid="3" name="KSOProductBuildVer">
    <vt:lpwstr>2052-12.1.0.26895</vt:lpwstr>
  </property>
  <property fmtid="{D5CDD505-2E9C-101B-9397-08002B2CF9AE}" pid="4" name="ICV">
    <vt:lpwstr>8CC17B9733C949EB956B98F2606FA89B_13</vt:lpwstr>
  </property>
</Properties>
</file>